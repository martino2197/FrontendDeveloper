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1AED" w:rsidRPr="004E1AED" w:rsidRDefault="006A1EEF" w:rsidP="004E1AED">
      <w:pPr>
        <w:pStyle w:val="Puesto"/>
      </w:pPr>
      <w:r w:rsidRPr="006A1EEF">
        <w:t>Curso de JavaScript Engine (V8) y el Navegador</w:t>
      </w:r>
    </w:p>
    <w:p w:rsidR="00194DF6" w:rsidRDefault="006A1EEF">
      <w:pPr>
        <w:pStyle w:val="Ttulo1"/>
      </w:pPr>
      <w:r w:rsidRPr="006A1EEF">
        <w:t>Historia de JavaScript</w:t>
      </w:r>
    </w:p>
    <w:p w:rsidR="004E1AED" w:rsidRDefault="006A1EEF" w:rsidP="006A1EEF">
      <w:pPr>
        <w:jc w:val="center"/>
        <w:rPr>
          <w:noProof/>
          <w:lang w:val="es-MX" w:eastAsia="es-MX"/>
        </w:rPr>
      </w:pPr>
      <w:r>
        <w:rPr>
          <w:noProof/>
          <w:lang w:val="es-MX" w:eastAsia="es-MX"/>
        </w:rPr>
        <w:drawing>
          <wp:inline distT="0" distB="0" distL="0" distR="0">
            <wp:extent cx="2296886" cy="2296886"/>
            <wp:effectExtent l="0" t="0" r="8255" b="8255"/>
            <wp:docPr id="1" name="Imagen 1" descr="javascript-story-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script-story-0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03074" cy="2303074"/>
                    </a:xfrm>
                    <a:prstGeom prst="rect">
                      <a:avLst/>
                    </a:prstGeom>
                    <a:noFill/>
                    <a:ln>
                      <a:noFill/>
                    </a:ln>
                  </pic:spPr>
                </pic:pic>
              </a:graphicData>
            </a:graphic>
          </wp:inline>
        </w:drawing>
      </w:r>
      <w:r>
        <w:rPr>
          <w:noProof/>
          <w:lang w:val="es-MX" w:eastAsia="es-MX"/>
        </w:rPr>
        <w:t xml:space="preserve"> </w:t>
      </w:r>
      <w:r>
        <w:rPr>
          <w:noProof/>
          <w:lang w:val="es-MX" w:eastAsia="es-MX"/>
        </w:rPr>
        <w:tab/>
      </w:r>
      <w:r>
        <w:rPr>
          <w:noProof/>
          <w:lang w:val="es-MX" w:eastAsia="es-MX"/>
        </w:rPr>
        <w:drawing>
          <wp:inline distT="0" distB="0" distL="0" distR="0">
            <wp:extent cx="2280557" cy="2280557"/>
            <wp:effectExtent l="0" t="0" r="5715" b="5715"/>
            <wp:docPr id="2" name="Imagen 2" descr="javascript-story-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vascript-story-0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10179" cy="2310179"/>
                    </a:xfrm>
                    <a:prstGeom prst="rect">
                      <a:avLst/>
                    </a:prstGeom>
                    <a:noFill/>
                    <a:ln>
                      <a:noFill/>
                    </a:ln>
                  </pic:spPr>
                </pic:pic>
              </a:graphicData>
            </a:graphic>
          </wp:inline>
        </w:drawing>
      </w:r>
    </w:p>
    <w:p w:rsidR="006A1EEF" w:rsidRPr="006A1EEF" w:rsidRDefault="006A1EEF" w:rsidP="006A1EEF">
      <w:pPr>
        <w:jc w:val="center"/>
      </w:pPr>
      <w:r>
        <w:rPr>
          <w:noProof/>
          <w:lang w:val="es-MX" w:eastAsia="es-MX"/>
        </w:rPr>
        <w:drawing>
          <wp:inline distT="0" distB="0" distL="0" distR="0">
            <wp:extent cx="2324100" cy="2324100"/>
            <wp:effectExtent l="0" t="0" r="0" b="0"/>
            <wp:docPr id="3" name="Imagen 3" descr="javascript-story-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avascript-story-0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30259" cy="2330259"/>
                    </a:xfrm>
                    <a:prstGeom prst="rect">
                      <a:avLst/>
                    </a:prstGeom>
                    <a:noFill/>
                    <a:ln>
                      <a:noFill/>
                    </a:ln>
                  </pic:spPr>
                </pic:pic>
              </a:graphicData>
            </a:graphic>
          </wp:inline>
        </w:drawing>
      </w:r>
      <w:r>
        <w:tab/>
      </w:r>
      <w:r>
        <w:rPr>
          <w:noProof/>
          <w:lang w:val="es-MX" w:eastAsia="es-MX"/>
        </w:rPr>
        <w:drawing>
          <wp:inline distT="0" distB="0" distL="0" distR="0">
            <wp:extent cx="2302328" cy="2302328"/>
            <wp:effectExtent l="0" t="0" r="3175" b="3175"/>
            <wp:docPr id="4" name="Imagen 4" descr="javascript-story-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avascript-story-0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16263" cy="2316263"/>
                    </a:xfrm>
                    <a:prstGeom prst="rect">
                      <a:avLst/>
                    </a:prstGeom>
                    <a:noFill/>
                    <a:ln>
                      <a:noFill/>
                    </a:ln>
                  </pic:spPr>
                </pic:pic>
              </a:graphicData>
            </a:graphic>
          </wp:inline>
        </w:drawing>
      </w:r>
    </w:p>
    <w:p w:rsidR="006A1EEF" w:rsidRDefault="006A1EEF" w:rsidP="006A1EEF">
      <w:pPr>
        <w:jc w:val="center"/>
      </w:pPr>
      <w:r>
        <w:rPr>
          <w:noProof/>
          <w:lang w:val="es-MX" w:eastAsia="es-MX"/>
        </w:rPr>
        <w:drawing>
          <wp:inline distT="0" distB="0" distL="0" distR="0">
            <wp:extent cx="2328727" cy="2328727"/>
            <wp:effectExtent l="0" t="0" r="0" b="0"/>
            <wp:docPr id="5" name="Imagen 5" descr="javascript-story-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avascript-story-05.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50179" cy="2350179"/>
                    </a:xfrm>
                    <a:prstGeom prst="rect">
                      <a:avLst/>
                    </a:prstGeom>
                    <a:noFill/>
                    <a:ln>
                      <a:noFill/>
                    </a:ln>
                  </pic:spPr>
                </pic:pic>
              </a:graphicData>
            </a:graphic>
          </wp:inline>
        </w:drawing>
      </w:r>
      <w:r>
        <w:tab/>
      </w:r>
      <w:r>
        <w:rPr>
          <w:noProof/>
          <w:lang w:val="es-MX" w:eastAsia="es-MX"/>
        </w:rPr>
        <w:drawing>
          <wp:inline distT="0" distB="0" distL="0" distR="0">
            <wp:extent cx="2296885" cy="2296885"/>
            <wp:effectExtent l="0" t="0" r="8255" b="8255"/>
            <wp:docPr id="6" name="Imagen 6" descr="javascript-story-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avascript-story-06.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14320" cy="2314320"/>
                    </a:xfrm>
                    <a:prstGeom prst="rect">
                      <a:avLst/>
                    </a:prstGeom>
                    <a:noFill/>
                    <a:ln>
                      <a:noFill/>
                    </a:ln>
                  </pic:spPr>
                </pic:pic>
              </a:graphicData>
            </a:graphic>
          </wp:inline>
        </w:drawing>
      </w:r>
    </w:p>
    <w:p w:rsidR="006A1EEF" w:rsidRDefault="006A1EEF" w:rsidP="006A1EEF">
      <w:pPr>
        <w:jc w:val="center"/>
      </w:pPr>
    </w:p>
    <w:p w:rsidR="006A1EEF" w:rsidRDefault="006A1EEF" w:rsidP="006A1EEF">
      <w:pPr>
        <w:pStyle w:val="Ttulo1"/>
      </w:pPr>
      <w:r w:rsidRPr="006A1EEF">
        <w:lastRenderedPageBreak/>
        <w:t>¿Cómo funciona el JavaScript Engine?</w:t>
      </w:r>
    </w:p>
    <w:p w:rsidR="006A1EEF" w:rsidRPr="006A1EEF" w:rsidRDefault="006A1EEF" w:rsidP="006A1EEF">
      <w:pPr>
        <w:jc w:val="both"/>
        <w:rPr>
          <w:rFonts w:ascii="Arial" w:hAnsi="Arial" w:cs="Arial"/>
          <w:sz w:val="20"/>
          <w:lang w:val="es-MX"/>
        </w:rPr>
      </w:pPr>
      <w:r w:rsidRPr="006A1EEF">
        <w:rPr>
          <w:rFonts w:ascii="Arial" w:hAnsi="Arial" w:cs="Arial"/>
          <w:sz w:val="20"/>
          <w:lang w:val="es-MX"/>
        </w:rPr>
        <w:t>JavaScript Engine: Es el motor de JS, siempre corre en el navegador.</w:t>
      </w:r>
      <w:r w:rsidRPr="006A1EEF">
        <w:rPr>
          <w:rFonts w:ascii="Arial" w:hAnsi="Arial" w:cs="Arial"/>
          <w:sz w:val="20"/>
          <w:lang w:val="es-MX"/>
        </w:rPr>
        <w:br/>
        <w:t>Su función es interpretar el código JavaScript y convertirlo a Machine Code para que la máquina pueda entenderlo.</w:t>
      </w:r>
    </w:p>
    <w:p w:rsidR="006A1EEF" w:rsidRPr="006A1EEF" w:rsidRDefault="006A1EEF" w:rsidP="006A1EEF">
      <w:pPr>
        <w:numPr>
          <w:ilvl w:val="0"/>
          <w:numId w:val="19"/>
        </w:numPr>
        <w:jc w:val="both"/>
        <w:rPr>
          <w:rFonts w:ascii="Arial" w:hAnsi="Arial" w:cs="Arial"/>
          <w:sz w:val="20"/>
          <w:lang w:val="es-MX"/>
        </w:rPr>
      </w:pPr>
      <w:r w:rsidRPr="006A1EEF">
        <w:rPr>
          <w:rFonts w:ascii="Arial" w:hAnsi="Arial" w:cs="Arial"/>
          <w:sz w:val="20"/>
          <w:lang w:val="es-MX"/>
        </w:rPr>
        <w:t>Just in time compiler: Es la compilación en tiempo real que sucede en el proceso del Engine.</w:t>
      </w:r>
    </w:p>
    <w:p w:rsidR="006A1EEF" w:rsidRDefault="006A1EEF" w:rsidP="006A1EEF">
      <w:pPr>
        <w:jc w:val="center"/>
        <w:rPr>
          <w:lang w:val="es-MX"/>
        </w:rPr>
      </w:pPr>
      <w:r w:rsidRPr="006A1EEF">
        <w:rPr>
          <w:lang w:val="es-MX"/>
        </w:rPr>
        <w:drawing>
          <wp:inline distT="0" distB="0" distL="0" distR="0" wp14:anchorId="5A46DEED" wp14:editId="04D4726D">
            <wp:extent cx="3880757" cy="1802594"/>
            <wp:effectExtent l="0" t="0" r="5715"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97590" cy="1810413"/>
                    </a:xfrm>
                    <a:prstGeom prst="rect">
                      <a:avLst/>
                    </a:prstGeom>
                  </pic:spPr>
                </pic:pic>
              </a:graphicData>
            </a:graphic>
          </wp:inline>
        </w:drawing>
      </w:r>
    </w:p>
    <w:p w:rsidR="006A1EEF" w:rsidRDefault="00894529" w:rsidP="00894529">
      <w:pPr>
        <w:jc w:val="center"/>
        <w:rPr>
          <w:noProof/>
          <w:lang w:val="es-MX" w:eastAsia="es-MX"/>
        </w:rPr>
      </w:pPr>
      <w:r w:rsidRPr="00894529">
        <w:rPr>
          <w:lang w:val="es-MX"/>
        </w:rPr>
        <w:drawing>
          <wp:inline distT="0" distB="0" distL="0" distR="0" wp14:anchorId="7ABBDDC3" wp14:editId="685F2A8B">
            <wp:extent cx="2879271" cy="1632449"/>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43630" cy="1668938"/>
                    </a:xfrm>
                    <a:prstGeom prst="rect">
                      <a:avLst/>
                    </a:prstGeom>
                  </pic:spPr>
                </pic:pic>
              </a:graphicData>
            </a:graphic>
          </wp:inline>
        </w:drawing>
      </w:r>
      <w:r w:rsidRPr="00894529">
        <w:rPr>
          <w:noProof/>
          <w:lang w:val="es-MX" w:eastAsia="es-MX"/>
        </w:rPr>
        <w:t xml:space="preserve"> </w:t>
      </w:r>
      <w:r w:rsidRPr="00894529">
        <w:rPr>
          <w:lang w:val="es-MX"/>
        </w:rPr>
        <w:drawing>
          <wp:inline distT="0" distB="0" distL="0" distR="0" wp14:anchorId="57E24281" wp14:editId="715D5D79">
            <wp:extent cx="2764402" cy="1656741"/>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07825" cy="1682765"/>
                    </a:xfrm>
                    <a:prstGeom prst="rect">
                      <a:avLst/>
                    </a:prstGeom>
                  </pic:spPr>
                </pic:pic>
              </a:graphicData>
            </a:graphic>
          </wp:inline>
        </w:drawing>
      </w:r>
    </w:p>
    <w:p w:rsidR="00894529" w:rsidRDefault="00894529" w:rsidP="00894529">
      <w:pPr>
        <w:jc w:val="center"/>
        <w:rPr>
          <w:lang w:val="es-MX"/>
        </w:rPr>
      </w:pPr>
    </w:p>
    <w:p w:rsidR="00894529" w:rsidRDefault="00894529" w:rsidP="00894529">
      <w:pPr>
        <w:jc w:val="center"/>
        <w:rPr>
          <w:noProof/>
          <w:lang w:val="es-MX" w:eastAsia="es-MX"/>
        </w:rPr>
      </w:pPr>
      <w:r w:rsidRPr="00894529">
        <w:rPr>
          <w:noProof/>
          <w:lang w:val="es-MX" w:eastAsia="es-MX"/>
        </w:rPr>
        <w:drawing>
          <wp:inline distT="0" distB="0" distL="0" distR="0" wp14:anchorId="628C1412" wp14:editId="6908B34D">
            <wp:extent cx="2514600" cy="1655137"/>
            <wp:effectExtent l="0" t="0" r="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36398" cy="1669485"/>
                    </a:xfrm>
                    <a:prstGeom prst="rect">
                      <a:avLst/>
                    </a:prstGeom>
                  </pic:spPr>
                </pic:pic>
              </a:graphicData>
            </a:graphic>
          </wp:inline>
        </w:drawing>
      </w:r>
      <w:r>
        <w:rPr>
          <w:lang w:val="es-MX"/>
        </w:rPr>
        <w:t xml:space="preserve"> </w:t>
      </w:r>
      <w:r w:rsidRPr="00894529">
        <w:rPr>
          <w:lang w:val="es-MX"/>
        </w:rPr>
        <w:drawing>
          <wp:inline distT="0" distB="0" distL="0" distR="0" wp14:anchorId="0743B2CB" wp14:editId="3B939701">
            <wp:extent cx="3142711" cy="1665877"/>
            <wp:effectExtent l="0" t="0" r="63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53760" cy="1671734"/>
                    </a:xfrm>
                    <a:prstGeom prst="rect">
                      <a:avLst/>
                    </a:prstGeom>
                  </pic:spPr>
                </pic:pic>
              </a:graphicData>
            </a:graphic>
          </wp:inline>
        </w:drawing>
      </w:r>
    </w:p>
    <w:p w:rsidR="00894529" w:rsidRDefault="00894529" w:rsidP="00894529">
      <w:pPr>
        <w:jc w:val="center"/>
        <w:rPr>
          <w:lang w:val="es-MX"/>
        </w:rPr>
      </w:pPr>
    </w:p>
    <w:p w:rsidR="00894529" w:rsidRDefault="00894529" w:rsidP="00894529">
      <w:pPr>
        <w:jc w:val="center"/>
        <w:rPr>
          <w:lang w:val="es-MX"/>
        </w:rPr>
      </w:pPr>
    </w:p>
    <w:p w:rsidR="00FA480F" w:rsidRDefault="00FA480F" w:rsidP="00894529">
      <w:pPr>
        <w:jc w:val="center"/>
        <w:rPr>
          <w:lang w:val="es-MX"/>
        </w:rPr>
      </w:pPr>
    </w:p>
    <w:p w:rsidR="00FA480F" w:rsidRDefault="00FA480F" w:rsidP="00894529">
      <w:pPr>
        <w:jc w:val="center"/>
        <w:rPr>
          <w:lang w:val="es-MX"/>
        </w:rPr>
      </w:pPr>
    </w:p>
    <w:p w:rsidR="00FA480F" w:rsidRDefault="00FA480F" w:rsidP="00894529">
      <w:pPr>
        <w:jc w:val="center"/>
        <w:rPr>
          <w:lang w:val="es-MX"/>
        </w:rPr>
      </w:pPr>
    </w:p>
    <w:p w:rsidR="00894529" w:rsidRDefault="00894529" w:rsidP="00894529">
      <w:pPr>
        <w:pStyle w:val="Ttulo1"/>
      </w:pPr>
      <w:r w:rsidRPr="00894529">
        <w:lastRenderedPageBreak/>
        <w:t>V8, el JavaScript Engine de Chrome</w:t>
      </w:r>
    </w:p>
    <w:p w:rsidR="00FA480F" w:rsidRPr="00477F54" w:rsidRDefault="00FA480F" w:rsidP="00477F54">
      <w:pPr>
        <w:spacing w:after="0"/>
        <w:jc w:val="both"/>
        <w:rPr>
          <w:rFonts w:ascii="Arial" w:hAnsi="Arial" w:cs="Arial"/>
          <w:color w:val="2C2C2C" w:themeColor="text1"/>
          <w:sz w:val="20"/>
          <w:szCs w:val="20"/>
          <w:lang w:val="es-MX"/>
        </w:rPr>
      </w:pPr>
      <w:r w:rsidRPr="00477F54">
        <w:rPr>
          <w:rFonts w:ascii="Arial" w:hAnsi="Arial" w:cs="Arial"/>
          <w:color w:val="2C2C2C" w:themeColor="text1"/>
          <w:sz w:val="20"/>
          <w:szCs w:val="20"/>
          <w:lang w:val="es-MX"/>
        </w:rPr>
        <w:t>V8 es un motor open-source escrito en C++ para compilar JavaScript y WebAssembly en código máquina. Esto quiere decir que traduce JavasScript a un código puramente digital capaz de ser interpretado por la CPU donde se ejecuta.</w:t>
      </w:r>
    </w:p>
    <w:p w:rsidR="00FA480F" w:rsidRPr="00477F54" w:rsidRDefault="00FA480F" w:rsidP="00477F54">
      <w:pPr>
        <w:spacing w:after="0"/>
        <w:jc w:val="both"/>
        <w:rPr>
          <w:rFonts w:ascii="Arial" w:hAnsi="Arial" w:cs="Arial"/>
          <w:color w:val="2C2C2C" w:themeColor="text1"/>
          <w:sz w:val="20"/>
          <w:szCs w:val="20"/>
          <w:lang w:val="es-MX"/>
        </w:rPr>
      </w:pPr>
      <w:r w:rsidRPr="00477F54">
        <w:rPr>
          <w:rFonts w:ascii="Arial" w:hAnsi="Arial" w:cs="Arial"/>
          <w:color w:val="2C2C2C" w:themeColor="text1"/>
          <w:sz w:val="20"/>
          <w:szCs w:val="20"/>
          <w:lang w:val="es-MX"/>
        </w:rPr>
        <w:t>Este motor fue desarrollado por Google para Google Chrome y su primera versión vio la luz en 2008 junto con la primera versión del navegador.</w:t>
      </w:r>
    </w:p>
    <w:p w:rsidR="00FA480F" w:rsidRPr="00477F54" w:rsidRDefault="00FA480F" w:rsidP="00477F54">
      <w:pPr>
        <w:spacing w:after="0"/>
        <w:jc w:val="both"/>
        <w:rPr>
          <w:rFonts w:ascii="Arial" w:hAnsi="Arial" w:cs="Arial"/>
          <w:color w:val="2C2C2C" w:themeColor="text1"/>
          <w:sz w:val="20"/>
          <w:szCs w:val="20"/>
          <w:lang w:val="es-MX"/>
        </w:rPr>
      </w:pPr>
      <w:r w:rsidRPr="00477F54">
        <w:rPr>
          <w:rFonts w:ascii="Arial" w:hAnsi="Arial" w:cs="Arial"/>
          <w:color w:val="2C2C2C" w:themeColor="text1"/>
          <w:sz w:val="20"/>
          <w:szCs w:val="20"/>
          <w:lang w:val="es-MX"/>
        </w:rPr>
        <w:t>Cada navegador tiene un motor diferente, pero como V8 es open source otros navegadores están migrando a él.</w:t>
      </w:r>
    </w:p>
    <w:p w:rsidR="00FA480F" w:rsidRPr="00477F54" w:rsidRDefault="00FA480F" w:rsidP="00477F54">
      <w:pPr>
        <w:numPr>
          <w:ilvl w:val="0"/>
          <w:numId w:val="20"/>
        </w:numPr>
        <w:spacing w:after="0"/>
        <w:jc w:val="both"/>
        <w:rPr>
          <w:rFonts w:ascii="Arial" w:hAnsi="Arial" w:cs="Arial"/>
          <w:color w:val="2C2C2C" w:themeColor="text1"/>
          <w:sz w:val="20"/>
          <w:szCs w:val="20"/>
          <w:lang w:val="es-MX"/>
        </w:rPr>
      </w:pPr>
      <w:r w:rsidRPr="00477F54">
        <w:rPr>
          <w:rFonts w:ascii="Arial" w:hAnsi="Arial" w:cs="Arial"/>
          <w:color w:val="2C2C2C" w:themeColor="text1"/>
          <w:sz w:val="20"/>
          <w:szCs w:val="20"/>
          <w:lang w:val="es-MX"/>
        </w:rPr>
        <w:t>V8 ayuda a que JS corra de manera más rápida, con esto podemos crear aplicaciones más robustas y rápidas.</w:t>
      </w:r>
      <w:r w:rsidRPr="00477F54">
        <w:rPr>
          <w:rFonts w:ascii="Arial" w:hAnsi="Arial" w:cs="Arial"/>
          <w:color w:val="2C2C2C" w:themeColor="text1"/>
          <w:sz w:val="20"/>
          <w:szCs w:val="20"/>
          <w:lang w:val="es-MX"/>
        </w:rPr>
        <w:br/>
        <w:t>-V8 nació para que Google Maps funcione de manera óptima.</w:t>
      </w:r>
    </w:p>
    <w:p w:rsidR="00FA480F" w:rsidRPr="00477F54" w:rsidRDefault="00FA480F" w:rsidP="00477F54">
      <w:pPr>
        <w:spacing w:after="0"/>
        <w:jc w:val="both"/>
        <w:rPr>
          <w:rFonts w:ascii="Arial" w:hAnsi="Arial" w:cs="Arial"/>
          <w:i/>
          <w:sz w:val="20"/>
          <w:szCs w:val="20"/>
          <w:lang w:val="es-MX"/>
        </w:rPr>
      </w:pPr>
      <w:r w:rsidRPr="00477F54">
        <w:rPr>
          <w:rFonts w:ascii="Arial" w:hAnsi="Arial" w:cs="Arial"/>
          <w:i/>
          <w:sz w:val="20"/>
          <w:szCs w:val="20"/>
          <w:lang w:val="es-MX"/>
        </w:rPr>
        <w:t>Tres preguntas de exmen</w:t>
      </w:r>
    </w:p>
    <w:p w:rsidR="00FA480F" w:rsidRPr="00477F54" w:rsidRDefault="00FA480F" w:rsidP="00477F54">
      <w:pPr>
        <w:spacing w:after="0"/>
        <w:jc w:val="both"/>
        <w:rPr>
          <w:rFonts w:ascii="Arial" w:hAnsi="Arial" w:cs="Arial"/>
          <w:sz w:val="20"/>
          <w:szCs w:val="20"/>
          <w:lang w:val="es-MX"/>
        </w:rPr>
      </w:pPr>
      <w:r w:rsidRPr="00477F54">
        <w:rPr>
          <w:rFonts w:ascii="Arial" w:hAnsi="Arial" w:cs="Arial"/>
          <w:sz w:val="20"/>
          <w:szCs w:val="20"/>
          <w:lang w:val="es-MX"/>
        </w:rPr>
        <w:t>El motor de JavaScript V8 es lanzado en el 2008, a traves del navegador de Google Crhome, pero especialemte nacio para que la aplcacion Google Maps corriera mas rapido.</w:t>
      </w:r>
    </w:p>
    <w:p w:rsidR="00894529" w:rsidRPr="00477F54" w:rsidRDefault="00FA480F" w:rsidP="00477F54">
      <w:pPr>
        <w:spacing w:after="0"/>
        <w:jc w:val="both"/>
        <w:rPr>
          <w:rFonts w:ascii="Arial" w:hAnsi="Arial" w:cs="Arial"/>
          <w:sz w:val="20"/>
          <w:szCs w:val="20"/>
          <w:lang w:val="es-MX"/>
        </w:rPr>
      </w:pPr>
      <w:r w:rsidRPr="00477F54">
        <w:rPr>
          <w:rFonts w:ascii="Arial" w:hAnsi="Arial" w:cs="Arial"/>
          <w:sz w:val="20"/>
          <w:szCs w:val="20"/>
          <w:lang w:val="es-MX"/>
        </w:rPr>
        <w:t>V8 ayuda a que JS corra de manera más rápida, con esto podemos crear aplicaciones más robustas y rápidas.</w:t>
      </w:r>
    </w:p>
    <w:p w:rsidR="00BD247D" w:rsidRDefault="00BD247D" w:rsidP="00FA480F">
      <w:pPr>
        <w:jc w:val="both"/>
        <w:rPr>
          <w:rFonts w:ascii="Arial" w:hAnsi="Arial" w:cs="Arial"/>
          <w:sz w:val="20"/>
          <w:lang w:val="es-MX"/>
        </w:rPr>
      </w:pPr>
    </w:p>
    <w:p w:rsidR="00BD247D" w:rsidRDefault="00BD247D" w:rsidP="00BD247D">
      <w:pPr>
        <w:pStyle w:val="Ttulo1"/>
      </w:pPr>
      <w:r w:rsidRPr="00BD247D">
        <w:t>Profundizando en el Engine</w:t>
      </w:r>
    </w:p>
    <w:p w:rsidR="00BD247D" w:rsidRPr="00BD247D" w:rsidRDefault="00BD247D" w:rsidP="00477F54">
      <w:pPr>
        <w:numPr>
          <w:ilvl w:val="0"/>
          <w:numId w:val="21"/>
        </w:numPr>
        <w:spacing w:before="0" w:after="0"/>
        <w:jc w:val="both"/>
        <w:rPr>
          <w:rFonts w:ascii="Arial" w:hAnsi="Arial" w:cs="Arial"/>
          <w:sz w:val="20"/>
          <w:lang w:val="es-MX"/>
        </w:rPr>
      </w:pPr>
      <w:r w:rsidRPr="00BD247D">
        <w:rPr>
          <w:rFonts w:ascii="Arial" w:hAnsi="Arial" w:cs="Arial"/>
          <w:sz w:val="20"/>
          <w:lang w:val="es-MX"/>
        </w:rPr>
        <w:t>Una vez el motor recibe un archivo JS genera un Global enviroment</w:t>
      </w:r>
    </w:p>
    <w:p w:rsidR="00BD247D" w:rsidRPr="00BD247D" w:rsidRDefault="00BD247D" w:rsidP="00477F54">
      <w:pPr>
        <w:numPr>
          <w:ilvl w:val="0"/>
          <w:numId w:val="21"/>
        </w:numPr>
        <w:spacing w:before="0" w:after="0"/>
        <w:jc w:val="both"/>
        <w:rPr>
          <w:rFonts w:ascii="Arial" w:hAnsi="Arial" w:cs="Arial"/>
          <w:sz w:val="20"/>
          <w:lang w:val="es-MX"/>
        </w:rPr>
      </w:pPr>
      <w:r w:rsidRPr="00BD247D">
        <w:rPr>
          <w:rFonts w:ascii="Arial" w:hAnsi="Arial" w:cs="Arial"/>
          <w:sz w:val="20"/>
          <w:lang w:val="es-MX"/>
        </w:rPr>
        <w:t xml:space="preserve">En el Global enviroment se genera un </w:t>
      </w:r>
      <w:r w:rsidRPr="00477F54">
        <w:rPr>
          <w:rFonts w:ascii="Arial" w:hAnsi="Arial" w:cs="Arial"/>
          <w:sz w:val="20"/>
          <w:u w:val="single"/>
          <w:lang w:val="es-MX"/>
        </w:rPr>
        <w:t>Global object que es igual a window</w:t>
      </w:r>
    </w:p>
    <w:p w:rsidR="00BD247D" w:rsidRPr="00BD247D" w:rsidRDefault="00BD247D" w:rsidP="00477F54">
      <w:pPr>
        <w:numPr>
          <w:ilvl w:val="0"/>
          <w:numId w:val="21"/>
        </w:numPr>
        <w:spacing w:before="0" w:after="0"/>
        <w:jc w:val="both"/>
        <w:rPr>
          <w:rFonts w:ascii="Arial" w:hAnsi="Arial" w:cs="Arial"/>
          <w:sz w:val="20"/>
          <w:lang w:val="es-MX"/>
        </w:rPr>
      </w:pPr>
      <w:r w:rsidRPr="00BD247D">
        <w:rPr>
          <w:rFonts w:ascii="Arial" w:hAnsi="Arial" w:cs="Arial"/>
          <w:sz w:val="20"/>
          <w:lang w:val="es-MX"/>
        </w:rPr>
        <w:t xml:space="preserve">También </w:t>
      </w:r>
      <w:r w:rsidRPr="00477F54">
        <w:rPr>
          <w:rFonts w:ascii="Arial" w:hAnsi="Arial" w:cs="Arial"/>
          <w:sz w:val="20"/>
          <w:u w:val="single"/>
          <w:lang w:val="es-MX"/>
        </w:rPr>
        <w:t>se genera una variable this</w:t>
      </w:r>
    </w:p>
    <w:p w:rsidR="00BD247D" w:rsidRPr="00BD247D" w:rsidRDefault="00BD247D" w:rsidP="00477F54">
      <w:pPr>
        <w:numPr>
          <w:ilvl w:val="0"/>
          <w:numId w:val="21"/>
        </w:numPr>
        <w:spacing w:before="0" w:after="0"/>
        <w:jc w:val="both"/>
        <w:rPr>
          <w:rFonts w:ascii="Arial" w:hAnsi="Arial" w:cs="Arial"/>
          <w:sz w:val="20"/>
          <w:lang w:val="es-MX"/>
        </w:rPr>
      </w:pPr>
      <w:r w:rsidRPr="00BD247D">
        <w:rPr>
          <w:rFonts w:ascii="Arial" w:hAnsi="Arial" w:cs="Arial"/>
          <w:sz w:val="20"/>
          <w:lang w:val="es-MX"/>
        </w:rPr>
        <w:t>this depende del contexto, en el entorno global this es igual al objeto global</w:t>
      </w:r>
    </w:p>
    <w:p w:rsidR="00BD247D" w:rsidRPr="00BD247D" w:rsidRDefault="00BD247D" w:rsidP="00477F54">
      <w:pPr>
        <w:numPr>
          <w:ilvl w:val="0"/>
          <w:numId w:val="21"/>
        </w:numPr>
        <w:spacing w:before="0" w:after="0"/>
        <w:jc w:val="both"/>
        <w:rPr>
          <w:rFonts w:ascii="Arial" w:hAnsi="Arial" w:cs="Arial"/>
          <w:sz w:val="20"/>
          <w:lang w:val="es-MX"/>
        </w:rPr>
      </w:pPr>
      <w:r w:rsidRPr="00BD247D">
        <w:rPr>
          <w:rFonts w:ascii="Arial" w:hAnsi="Arial" w:cs="Arial"/>
          <w:sz w:val="20"/>
          <w:lang w:val="es-MX"/>
        </w:rPr>
        <w:t xml:space="preserve">Ya </w:t>
      </w:r>
      <w:r w:rsidR="00477F54" w:rsidRPr="00BD247D">
        <w:rPr>
          <w:rFonts w:ascii="Arial" w:hAnsi="Arial" w:cs="Arial"/>
          <w:sz w:val="20"/>
          <w:lang w:val="es-MX"/>
        </w:rPr>
        <w:t>después</w:t>
      </w:r>
      <w:r w:rsidRPr="00BD247D">
        <w:rPr>
          <w:rFonts w:ascii="Arial" w:hAnsi="Arial" w:cs="Arial"/>
          <w:sz w:val="20"/>
          <w:lang w:val="es-MX"/>
        </w:rPr>
        <w:t xml:space="preserve"> de generado el entorno global, comienza a correr nuestro código en el contexto de </w:t>
      </w:r>
      <w:r w:rsidR="00477F54" w:rsidRPr="00BD247D">
        <w:rPr>
          <w:rFonts w:ascii="Arial" w:hAnsi="Arial" w:cs="Arial"/>
          <w:sz w:val="20"/>
          <w:lang w:val="es-MX"/>
        </w:rPr>
        <w:t>ejecución</w:t>
      </w:r>
      <w:r w:rsidRPr="00BD247D">
        <w:rPr>
          <w:rFonts w:ascii="Arial" w:hAnsi="Arial" w:cs="Arial"/>
          <w:sz w:val="20"/>
          <w:lang w:val="es-MX"/>
        </w:rPr>
        <w:t>, a través de un stack de tareas apiladas</w:t>
      </w:r>
    </w:p>
    <w:p w:rsidR="00BD247D" w:rsidRPr="00BD247D" w:rsidRDefault="00BD247D" w:rsidP="00477F54">
      <w:pPr>
        <w:numPr>
          <w:ilvl w:val="0"/>
          <w:numId w:val="21"/>
        </w:numPr>
        <w:spacing w:before="0" w:after="0"/>
        <w:jc w:val="both"/>
        <w:rPr>
          <w:rFonts w:ascii="Arial" w:hAnsi="Arial" w:cs="Arial"/>
          <w:sz w:val="20"/>
          <w:lang w:val="es-MX"/>
        </w:rPr>
      </w:pPr>
      <w:r w:rsidRPr="00BD247D">
        <w:rPr>
          <w:rFonts w:ascii="Arial" w:hAnsi="Arial" w:cs="Arial"/>
          <w:sz w:val="20"/>
          <w:lang w:val="es-MX"/>
        </w:rPr>
        <w:t>Una vez que el motor comienza a interactuar con el navegador, genera un parseo del documento completo, para encontrar las keywords y las pasa al AST (abstract syntax tree)</w:t>
      </w:r>
      <w:r>
        <w:rPr>
          <w:rFonts w:ascii="Arial" w:hAnsi="Arial" w:cs="Arial"/>
          <w:sz w:val="20"/>
          <w:lang w:val="es-MX"/>
        </w:rPr>
        <w:t xml:space="preserve"> </w:t>
      </w:r>
      <w:hyperlink r:id="rId22" w:tgtFrame="_blank" w:history="1">
        <w:r w:rsidRPr="00BD247D">
          <w:rPr>
            <w:rStyle w:val="Hipervnculo"/>
            <w:rFonts w:ascii="Arial" w:hAnsi="Arial" w:cs="Arial"/>
            <w:sz w:val="20"/>
            <w:lang w:val="es-MX"/>
          </w:rPr>
          <w:t>AST Explorer</w:t>
        </w:r>
      </w:hyperlink>
    </w:p>
    <w:p w:rsidR="00BD247D" w:rsidRPr="00BD247D" w:rsidRDefault="00BD247D" w:rsidP="00477F54">
      <w:pPr>
        <w:numPr>
          <w:ilvl w:val="0"/>
          <w:numId w:val="22"/>
        </w:numPr>
        <w:spacing w:before="0" w:after="0"/>
        <w:jc w:val="both"/>
        <w:rPr>
          <w:rFonts w:ascii="Arial" w:hAnsi="Arial" w:cs="Arial"/>
          <w:sz w:val="20"/>
          <w:lang w:val="es-MX"/>
        </w:rPr>
      </w:pPr>
      <w:r w:rsidRPr="00BD247D">
        <w:rPr>
          <w:rFonts w:ascii="Arial" w:hAnsi="Arial" w:cs="Arial"/>
          <w:sz w:val="20"/>
          <w:lang w:val="es-MX"/>
        </w:rPr>
        <w:t>Una vez se tiene el AST,</w:t>
      </w:r>
      <w:r w:rsidR="00477F54">
        <w:rPr>
          <w:rFonts w:ascii="Arial" w:hAnsi="Arial" w:cs="Arial"/>
          <w:sz w:val="20"/>
          <w:lang w:val="es-MX"/>
        </w:rPr>
        <w:t xml:space="preserve"> el motor lo pasa al interprete</w:t>
      </w:r>
      <w:r w:rsidRPr="00BD247D">
        <w:rPr>
          <w:rFonts w:ascii="Arial" w:hAnsi="Arial" w:cs="Arial"/>
          <w:sz w:val="20"/>
          <w:lang w:val="es-MX"/>
        </w:rPr>
        <w:t xml:space="preserve"> para retornar bytecode puede ser entendido por la máquina</w:t>
      </w:r>
    </w:p>
    <w:p w:rsidR="00BD247D" w:rsidRPr="00BD247D" w:rsidRDefault="00BD247D" w:rsidP="00477F54">
      <w:pPr>
        <w:numPr>
          <w:ilvl w:val="0"/>
          <w:numId w:val="22"/>
        </w:numPr>
        <w:spacing w:before="0" w:after="0"/>
        <w:jc w:val="both"/>
        <w:rPr>
          <w:rFonts w:ascii="Arial" w:hAnsi="Arial" w:cs="Arial"/>
          <w:sz w:val="20"/>
          <w:lang w:val="es-MX"/>
        </w:rPr>
      </w:pPr>
      <w:r w:rsidRPr="00BD247D">
        <w:rPr>
          <w:rFonts w:ascii="Arial" w:hAnsi="Arial" w:cs="Arial"/>
          <w:sz w:val="20"/>
          <w:lang w:val="es-MX"/>
        </w:rPr>
        <w:t xml:space="preserve">Si en la interpretación del AST ve mucho código que se repite y que se puede optimizar entra el profiler o monitor, y optimiza el </w:t>
      </w:r>
      <w:r w:rsidR="00477F54" w:rsidRPr="00BD247D">
        <w:rPr>
          <w:rFonts w:ascii="Arial" w:hAnsi="Arial" w:cs="Arial"/>
          <w:sz w:val="20"/>
          <w:lang w:val="es-MX"/>
        </w:rPr>
        <w:t>código</w:t>
      </w:r>
      <w:r w:rsidRPr="00BD247D">
        <w:rPr>
          <w:rFonts w:ascii="Arial" w:hAnsi="Arial" w:cs="Arial"/>
          <w:sz w:val="20"/>
          <w:lang w:val="es-MX"/>
        </w:rPr>
        <w:t xml:space="preserve"> y lo regresa compilado como bytecode para que la máquina lo pueda comprender. </w:t>
      </w:r>
      <w:r w:rsidRPr="00477F54">
        <w:rPr>
          <w:rFonts w:ascii="Arial" w:hAnsi="Arial" w:cs="Arial"/>
          <w:sz w:val="20"/>
          <w:u w:val="single"/>
          <w:lang w:val="es-MX"/>
        </w:rPr>
        <w:t>Es justo en este paso donde aparece el hoisting</w:t>
      </w:r>
      <w:r w:rsidRPr="00BD247D">
        <w:rPr>
          <w:rFonts w:ascii="Arial" w:hAnsi="Arial" w:cs="Arial"/>
          <w:sz w:val="20"/>
          <w:lang w:val="es-MX"/>
        </w:rPr>
        <w:t xml:space="preserve">, donde el motor en su función de </w:t>
      </w:r>
      <w:r w:rsidR="00477F54" w:rsidRPr="00BD247D">
        <w:rPr>
          <w:rFonts w:ascii="Arial" w:hAnsi="Arial" w:cs="Arial"/>
          <w:sz w:val="20"/>
          <w:lang w:val="es-MX"/>
        </w:rPr>
        <w:t>optimización</w:t>
      </w:r>
      <w:r w:rsidRPr="00BD247D">
        <w:rPr>
          <w:rFonts w:ascii="Arial" w:hAnsi="Arial" w:cs="Arial"/>
          <w:sz w:val="20"/>
          <w:lang w:val="es-MX"/>
        </w:rPr>
        <w:t xml:space="preserve"> reinterpreta el código de una mejor forma y se pueden presentar errores de </w:t>
      </w:r>
      <w:r w:rsidR="00477F54" w:rsidRPr="00BD247D">
        <w:rPr>
          <w:rFonts w:ascii="Arial" w:hAnsi="Arial" w:cs="Arial"/>
          <w:sz w:val="20"/>
          <w:lang w:val="es-MX"/>
        </w:rPr>
        <w:t>programación</w:t>
      </w:r>
      <w:r w:rsidRPr="00BD247D">
        <w:rPr>
          <w:rFonts w:ascii="Arial" w:hAnsi="Arial" w:cs="Arial"/>
          <w:sz w:val="20"/>
          <w:lang w:val="es-MX"/>
        </w:rPr>
        <w:t>.</w:t>
      </w:r>
    </w:p>
    <w:p w:rsidR="00BD247D" w:rsidRPr="00477F54" w:rsidRDefault="00BD247D" w:rsidP="00477F54">
      <w:pPr>
        <w:numPr>
          <w:ilvl w:val="0"/>
          <w:numId w:val="22"/>
        </w:numPr>
        <w:spacing w:before="0" w:after="0"/>
        <w:jc w:val="both"/>
        <w:rPr>
          <w:rFonts w:ascii="Arial" w:hAnsi="Arial" w:cs="Arial"/>
          <w:sz w:val="20"/>
          <w:lang w:val="es-MX"/>
        </w:rPr>
      </w:pPr>
      <w:r w:rsidRPr="00477F54">
        <w:rPr>
          <w:rFonts w:ascii="Arial" w:hAnsi="Arial" w:cs="Arial"/>
          <w:sz w:val="20"/>
          <w:u w:val="single"/>
          <w:lang w:val="es-MX"/>
        </w:rPr>
        <w:t>El hoisting solo sucede con variables y funciones que se mandan a llamar</w:t>
      </w:r>
      <w:r w:rsidRPr="00BD247D">
        <w:rPr>
          <w:rFonts w:ascii="Arial" w:hAnsi="Arial" w:cs="Arial"/>
          <w:sz w:val="20"/>
          <w:lang w:val="es-MX"/>
        </w:rPr>
        <w:t>.</w:t>
      </w:r>
    </w:p>
    <w:p w:rsidR="00477F54" w:rsidRDefault="00477F54" w:rsidP="00477F54">
      <w:pPr>
        <w:jc w:val="center"/>
        <w:rPr>
          <w:rFonts w:ascii="Arial" w:hAnsi="Arial" w:cs="Arial"/>
          <w:sz w:val="20"/>
          <w:lang w:val="es-MX"/>
        </w:rPr>
      </w:pPr>
      <w:r w:rsidRPr="00477F54">
        <w:rPr>
          <w:rFonts w:ascii="Arial" w:hAnsi="Arial" w:cs="Arial"/>
          <w:sz w:val="20"/>
          <w:lang w:val="es-MX"/>
        </w:rPr>
        <w:drawing>
          <wp:inline distT="0" distB="0" distL="0" distR="0" wp14:anchorId="4DE2CF35" wp14:editId="165A755A">
            <wp:extent cx="2917281" cy="2085109"/>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56111" cy="2112862"/>
                    </a:xfrm>
                    <a:prstGeom prst="rect">
                      <a:avLst/>
                    </a:prstGeom>
                  </pic:spPr>
                </pic:pic>
              </a:graphicData>
            </a:graphic>
          </wp:inline>
        </w:drawing>
      </w:r>
    </w:p>
    <w:p w:rsidR="00C81E08" w:rsidRDefault="00C81E08" w:rsidP="00C81E08">
      <w:pPr>
        <w:pStyle w:val="Ttulo1"/>
      </w:pPr>
      <w:r w:rsidRPr="00C81E08">
        <w:lastRenderedPageBreak/>
        <w:t>Ejemplo de Objeto global y hoisting</w:t>
      </w:r>
    </w:p>
    <w:p w:rsidR="00C81E08" w:rsidRPr="00C81E08" w:rsidRDefault="00C81E08" w:rsidP="00C81E08">
      <w:pPr>
        <w:jc w:val="both"/>
        <w:rPr>
          <w:rFonts w:ascii="Arial" w:hAnsi="Arial" w:cs="Arial"/>
          <w:sz w:val="20"/>
          <w:lang w:val="es-MX"/>
        </w:rPr>
      </w:pPr>
      <w:r w:rsidRPr="00C81E08">
        <w:rPr>
          <w:rFonts w:ascii="Arial" w:hAnsi="Arial" w:cs="Arial"/>
          <w:sz w:val="20"/>
        </w:rPr>
        <w:t>Hoisting es un término que no encontrará utilizado en ninguna especificación previa a ECMAScript® 2015 Language Specification. El concepto de Hoisting fue pensado como una manera general de referirse a cómo funcionan los contextos de ejecución en JavaScript (específicamente las fases de creación y ejecución). Sin embargo, el concepto puede ser un poco confuso al principio.</w:t>
      </w:r>
      <w:r w:rsidRPr="00C81E08">
        <w:rPr>
          <w:rFonts w:ascii="Arial" w:hAnsi="Arial" w:cs="Arial"/>
          <w:sz w:val="20"/>
        </w:rPr>
        <w:br/>
      </w:r>
      <w:r w:rsidRPr="00C81E08">
        <w:rPr>
          <w:rFonts w:ascii="Arial" w:hAnsi="Arial" w:cs="Arial"/>
          <w:sz w:val="20"/>
        </w:rPr>
        <w:br/>
        <w:t>Conceptualmente, por ejemplo, una estricta definición de hoisting sugiere que las declaraciones de variables y funciones son físicamente movidas al comienzo del código, pero esto no es lo que ocurre en realidad. Lo que sucede es que las declaraciones de variables y funciones son asignadas en memoria durante la fase de compilación, pero quedan exactamente en dónde las has escrito en el código.</w:t>
      </w:r>
    </w:p>
    <w:p w:rsidR="00C81E08" w:rsidRPr="00C81E08" w:rsidRDefault="00C81E08" w:rsidP="00C81E08">
      <w:pPr>
        <w:spacing w:after="0"/>
        <w:jc w:val="both"/>
        <w:rPr>
          <w:rFonts w:ascii="Arial" w:hAnsi="Arial" w:cs="Arial"/>
          <w:sz w:val="20"/>
          <w:lang w:val="es-MX"/>
        </w:rPr>
      </w:pPr>
      <w:r w:rsidRPr="00C81E08">
        <w:rPr>
          <w:rFonts w:ascii="Arial" w:hAnsi="Arial" w:cs="Arial"/>
          <w:b/>
          <w:bCs/>
          <w:sz w:val="20"/>
          <w:lang w:val="es-MX"/>
        </w:rPr>
        <w:t>Hoisting</w:t>
      </w:r>
    </w:p>
    <w:p w:rsidR="00C81E08" w:rsidRPr="00C81E08" w:rsidRDefault="00C81E08" w:rsidP="00C81E08">
      <w:pPr>
        <w:numPr>
          <w:ilvl w:val="0"/>
          <w:numId w:val="23"/>
        </w:numPr>
        <w:spacing w:after="0"/>
        <w:jc w:val="both"/>
        <w:rPr>
          <w:rFonts w:ascii="Arial" w:hAnsi="Arial" w:cs="Arial"/>
          <w:sz w:val="20"/>
          <w:lang w:val="es-MX"/>
        </w:rPr>
      </w:pPr>
      <w:r w:rsidRPr="00C81E08">
        <w:rPr>
          <w:rFonts w:ascii="Arial" w:hAnsi="Arial" w:cs="Arial"/>
          <w:sz w:val="20"/>
          <w:lang w:val="es-MX"/>
        </w:rPr>
        <w:t>Si llamamos una variable antes de ser declarada, el compiler crea la variable en la memory heap y la inicializa como undefined</w:t>
      </w:r>
    </w:p>
    <w:p w:rsidR="00C81E08" w:rsidRPr="00C81E08" w:rsidRDefault="00C81E08" w:rsidP="00C81E08">
      <w:pPr>
        <w:numPr>
          <w:ilvl w:val="0"/>
          <w:numId w:val="23"/>
        </w:numPr>
        <w:spacing w:after="0"/>
        <w:jc w:val="both"/>
        <w:rPr>
          <w:rFonts w:ascii="Arial" w:hAnsi="Arial" w:cs="Arial"/>
          <w:sz w:val="20"/>
          <w:lang w:val="es-MX"/>
        </w:rPr>
      </w:pPr>
      <w:r w:rsidRPr="00C81E08">
        <w:rPr>
          <w:rFonts w:ascii="Arial" w:hAnsi="Arial" w:cs="Arial"/>
          <w:sz w:val="20"/>
          <w:lang w:val="es-MX"/>
        </w:rPr>
        <w:t>En el caso de las funciones es distinto, primero mandamos a llamar a las funciones antes de ejecutarlas.</w:t>
      </w:r>
    </w:p>
    <w:p w:rsidR="00C81E08" w:rsidRPr="00C81E08" w:rsidRDefault="00C81E08" w:rsidP="00C81E08">
      <w:pPr>
        <w:numPr>
          <w:ilvl w:val="0"/>
          <w:numId w:val="23"/>
        </w:numPr>
        <w:spacing w:after="0"/>
        <w:jc w:val="both"/>
        <w:rPr>
          <w:rFonts w:ascii="Arial" w:hAnsi="Arial" w:cs="Arial"/>
          <w:sz w:val="20"/>
          <w:lang w:val="es-MX"/>
        </w:rPr>
      </w:pPr>
      <w:r w:rsidRPr="00C81E08">
        <w:rPr>
          <w:rFonts w:ascii="Arial" w:hAnsi="Arial" w:cs="Arial"/>
          <w:sz w:val="20"/>
          <w:lang w:val="es-MX"/>
        </w:rPr>
        <w:t>El hoisting a veces funciona pero no tenemos control de las variables que se van a cambiar</w:t>
      </w:r>
    </w:p>
    <w:p w:rsidR="00C81E08" w:rsidRPr="00C81E08" w:rsidRDefault="00C81E08" w:rsidP="00C81E08">
      <w:pPr>
        <w:numPr>
          <w:ilvl w:val="0"/>
          <w:numId w:val="23"/>
        </w:numPr>
        <w:spacing w:after="0"/>
        <w:jc w:val="both"/>
        <w:rPr>
          <w:rFonts w:ascii="Arial" w:hAnsi="Arial" w:cs="Arial"/>
          <w:sz w:val="20"/>
          <w:lang w:val="es-MX"/>
        </w:rPr>
      </w:pPr>
      <w:r w:rsidRPr="00C81E08">
        <w:rPr>
          <w:rFonts w:ascii="Arial" w:hAnsi="Arial" w:cs="Arial"/>
          <w:sz w:val="20"/>
          <w:lang w:val="es-MX"/>
        </w:rPr>
        <w:t>Si llamamos a una constante (const) antes de inicializar retorna un error de tipo: Uncaught ReferenceError, que corresponde a variables que son referenciadas pero no pudieron ser capturadas</w:t>
      </w:r>
    </w:p>
    <w:p w:rsidR="00C81E08" w:rsidRPr="00C81E08" w:rsidRDefault="00C81E08" w:rsidP="00C81E08">
      <w:pPr>
        <w:spacing w:after="0"/>
        <w:jc w:val="both"/>
        <w:rPr>
          <w:rFonts w:ascii="Arial" w:hAnsi="Arial" w:cs="Arial"/>
          <w:i/>
          <w:sz w:val="20"/>
          <w:lang w:val="es-MX"/>
        </w:rPr>
      </w:pPr>
      <w:r w:rsidRPr="00C81E08">
        <w:rPr>
          <w:rFonts w:ascii="Arial" w:hAnsi="Arial" w:cs="Arial"/>
          <w:i/>
          <w:sz w:val="20"/>
          <w:lang w:val="es-MX"/>
        </w:rPr>
        <w:t>Una preguntica de examen</w:t>
      </w:r>
    </w:p>
    <w:p w:rsidR="00C81E08" w:rsidRDefault="00C81E08" w:rsidP="00C81E08">
      <w:pPr>
        <w:spacing w:after="0"/>
        <w:jc w:val="both"/>
        <w:rPr>
          <w:rFonts w:ascii="Arial" w:hAnsi="Arial" w:cs="Arial"/>
          <w:sz w:val="20"/>
          <w:lang w:val="es-MX"/>
        </w:rPr>
      </w:pPr>
      <w:r w:rsidRPr="00C81E08">
        <w:rPr>
          <w:rFonts w:ascii="Arial" w:hAnsi="Arial" w:cs="Arial"/>
          <w:sz w:val="20"/>
          <w:lang w:val="es-MX"/>
        </w:rPr>
        <w:t>Una estricta definición de hoisting sugiere que las declaraciones de variables y funciones son físicamente movidas al comienzo del código,asignandolas en memoria dentro de un contexto de ejecucion.</w:t>
      </w:r>
    </w:p>
    <w:p w:rsidR="00C81E08" w:rsidRDefault="00C81E08" w:rsidP="00C81E08">
      <w:pPr>
        <w:spacing w:after="0"/>
        <w:jc w:val="both"/>
        <w:rPr>
          <w:rFonts w:ascii="Arial" w:hAnsi="Arial" w:cs="Arial"/>
          <w:sz w:val="20"/>
          <w:lang w:val="es-MX"/>
        </w:rPr>
      </w:pPr>
    </w:p>
    <w:p w:rsidR="00C81E08" w:rsidRDefault="00C81E08" w:rsidP="00C81E08">
      <w:pPr>
        <w:spacing w:after="0"/>
        <w:jc w:val="both"/>
        <w:rPr>
          <w:rFonts w:ascii="Arial" w:hAnsi="Arial" w:cs="Arial"/>
          <w:sz w:val="20"/>
          <w:lang w:val="es-MX"/>
        </w:rPr>
      </w:pPr>
    </w:p>
    <w:p w:rsidR="00C81E08" w:rsidRDefault="00C81E08" w:rsidP="00C81E08">
      <w:pPr>
        <w:spacing w:after="0"/>
        <w:jc w:val="both"/>
        <w:rPr>
          <w:rFonts w:ascii="Arial" w:hAnsi="Arial" w:cs="Arial"/>
          <w:sz w:val="20"/>
          <w:lang w:val="es-MX"/>
        </w:rPr>
      </w:pPr>
    </w:p>
    <w:p w:rsidR="00C81E08" w:rsidRDefault="00C81E08" w:rsidP="00C81E08">
      <w:pPr>
        <w:spacing w:after="0"/>
        <w:jc w:val="both"/>
        <w:rPr>
          <w:rFonts w:ascii="Arial" w:hAnsi="Arial" w:cs="Arial"/>
          <w:sz w:val="20"/>
          <w:lang w:val="es-MX"/>
        </w:rPr>
      </w:pPr>
    </w:p>
    <w:p w:rsidR="00C81E08" w:rsidRDefault="00C81E08" w:rsidP="00C81E08">
      <w:pPr>
        <w:spacing w:after="0"/>
        <w:jc w:val="both"/>
        <w:rPr>
          <w:rFonts w:ascii="Arial" w:hAnsi="Arial" w:cs="Arial"/>
          <w:sz w:val="20"/>
          <w:lang w:val="es-MX"/>
        </w:rPr>
      </w:pPr>
    </w:p>
    <w:p w:rsidR="00C81E08" w:rsidRDefault="00C81E08" w:rsidP="00C81E08">
      <w:pPr>
        <w:spacing w:after="0"/>
        <w:jc w:val="both"/>
        <w:rPr>
          <w:rFonts w:ascii="Arial" w:hAnsi="Arial" w:cs="Arial"/>
          <w:sz w:val="20"/>
          <w:lang w:val="es-MX"/>
        </w:rPr>
      </w:pPr>
    </w:p>
    <w:p w:rsidR="00C81E08" w:rsidRDefault="00C81E08" w:rsidP="00C81E08">
      <w:pPr>
        <w:spacing w:after="0"/>
        <w:jc w:val="both"/>
        <w:rPr>
          <w:rFonts w:ascii="Arial" w:hAnsi="Arial" w:cs="Arial"/>
          <w:sz w:val="20"/>
          <w:lang w:val="es-MX"/>
        </w:rPr>
      </w:pPr>
    </w:p>
    <w:p w:rsidR="00C81E08" w:rsidRDefault="00C81E08" w:rsidP="00C81E08">
      <w:pPr>
        <w:spacing w:after="0"/>
        <w:jc w:val="both"/>
        <w:rPr>
          <w:rFonts w:ascii="Arial" w:hAnsi="Arial" w:cs="Arial"/>
          <w:sz w:val="20"/>
          <w:lang w:val="es-MX"/>
        </w:rPr>
      </w:pPr>
    </w:p>
    <w:p w:rsidR="00C81E08" w:rsidRDefault="00C81E08" w:rsidP="00C81E08">
      <w:pPr>
        <w:spacing w:after="0"/>
        <w:jc w:val="both"/>
        <w:rPr>
          <w:rFonts w:ascii="Arial" w:hAnsi="Arial" w:cs="Arial"/>
          <w:sz w:val="20"/>
          <w:lang w:val="es-MX"/>
        </w:rPr>
      </w:pPr>
    </w:p>
    <w:p w:rsidR="00C81E08" w:rsidRDefault="00C81E08" w:rsidP="00C81E08">
      <w:pPr>
        <w:spacing w:after="0"/>
        <w:jc w:val="both"/>
        <w:rPr>
          <w:rFonts w:ascii="Arial" w:hAnsi="Arial" w:cs="Arial"/>
          <w:sz w:val="20"/>
          <w:lang w:val="es-MX"/>
        </w:rPr>
      </w:pPr>
    </w:p>
    <w:p w:rsidR="00C81E08" w:rsidRDefault="00C81E08" w:rsidP="00C81E08">
      <w:pPr>
        <w:spacing w:after="0"/>
        <w:jc w:val="both"/>
        <w:rPr>
          <w:rFonts w:ascii="Arial" w:hAnsi="Arial" w:cs="Arial"/>
          <w:sz w:val="20"/>
          <w:lang w:val="es-MX"/>
        </w:rPr>
      </w:pPr>
    </w:p>
    <w:p w:rsidR="00C81E08" w:rsidRDefault="00C81E08" w:rsidP="00C81E08">
      <w:pPr>
        <w:spacing w:after="0"/>
        <w:jc w:val="both"/>
        <w:rPr>
          <w:rFonts w:ascii="Arial" w:hAnsi="Arial" w:cs="Arial"/>
          <w:sz w:val="20"/>
          <w:lang w:val="es-MX"/>
        </w:rPr>
      </w:pPr>
    </w:p>
    <w:p w:rsidR="00C81E08" w:rsidRDefault="00C81E08" w:rsidP="00C81E08">
      <w:pPr>
        <w:spacing w:after="0"/>
        <w:jc w:val="both"/>
        <w:rPr>
          <w:rFonts w:ascii="Arial" w:hAnsi="Arial" w:cs="Arial"/>
          <w:sz w:val="20"/>
          <w:lang w:val="es-MX"/>
        </w:rPr>
      </w:pPr>
    </w:p>
    <w:p w:rsidR="00C81E08" w:rsidRDefault="00C81E08" w:rsidP="00C81E08">
      <w:pPr>
        <w:spacing w:after="0"/>
        <w:jc w:val="both"/>
        <w:rPr>
          <w:rFonts w:ascii="Arial" w:hAnsi="Arial" w:cs="Arial"/>
          <w:sz w:val="20"/>
          <w:lang w:val="es-MX"/>
        </w:rPr>
      </w:pPr>
    </w:p>
    <w:p w:rsidR="00C81E08" w:rsidRDefault="00C81E08" w:rsidP="00C81E08">
      <w:pPr>
        <w:spacing w:after="0"/>
        <w:jc w:val="both"/>
        <w:rPr>
          <w:rFonts w:ascii="Arial" w:hAnsi="Arial" w:cs="Arial"/>
          <w:sz w:val="20"/>
          <w:lang w:val="es-MX"/>
        </w:rPr>
      </w:pPr>
    </w:p>
    <w:p w:rsidR="00C81E08" w:rsidRDefault="00C81E08" w:rsidP="00C81E08">
      <w:pPr>
        <w:spacing w:after="0"/>
        <w:jc w:val="both"/>
        <w:rPr>
          <w:rFonts w:ascii="Arial" w:hAnsi="Arial" w:cs="Arial"/>
          <w:sz w:val="20"/>
          <w:lang w:val="es-MX"/>
        </w:rPr>
      </w:pPr>
    </w:p>
    <w:p w:rsidR="00C81E08" w:rsidRDefault="00C81E08" w:rsidP="00C81E08">
      <w:pPr>
        <w:spacing w:after="0"/>
        <w:jc w:val="both"/>
        <w:rPr>
          <w:rFonts w:ascii="Arial" w:hAnsi="Arial" w:cs="Arial"/>
          <w:sz w:val="20"/>
          <w:lang w:val="es-MX"/>
        </w:rPr>
      </w:pPr>
    </w:p>
    <w:p w:rsidR="00C81E08" w:rsidRPr="004E1AED" w:rsidRDefault="00C81E08" w:rsidP="00C81E08">
      <w:pPr>
        <w:pStyle w:val="Puesto"/>
      </w:pPr>
      <w:r w:rsidRPr="00C81E08">
        <w:rPr>
          <w:b/>
          <w:bCs/>
        </w:rPr>
        <w:lastRenderedPageBreak/>
        <w:t> Código de Ejecución</w:t>
      </w:r>
    </w:p>
    <w:p w:rsidR="00C81E08" w:rsidRDefault="00C81E08" w:rsidP="00C81E08">
      <w:pPr>
        <w:pStyle w:val="Ttulo1"/>
      </w:pPr>
      <w:r w:rsidRPr="00C81E08">
        <w:t>Memory Heap</w:t>
      </w:r>
    </w:p>
    <w:p w:rsidR="00D17A15" w:rsidRDefault="00D17A15" w:rsidP="00D17A15">
      <w:pPr>
        <w:jc w:val="both"/>
        <w:rPr>
          <w:rFonts w:ascii="Arial" w:hAnsi="Arial" w:cs="Arial"/>
          <w:sz w:val="20"/>
        </w:rPr>
      </w:pPr>
      <w:r w:rsidRPr="00D17A15">
        <w:rPr>
          <w:rFonts w:ascii="Arial" w:hAnsi="Arial" w:cs="Arial"/>
          <w:sz w:val="20"/>
        </w:rPr>
        <w:t>Los objetos en JS (objetos, arrays, funciones y básicamente todo lo que no sea un valor primitivo) se almacenan en la parte de memoria que de llama Memory Heap. Los valores primitivos son almacenados en el Call Stack, dentro del Scope (Contexto de Ejecución de la función que tenga acceso a esa variable). Acceder al Call Stack es mucho más rápido que al Heap. Además, en el Call Stack también se guardan las referencias, “como si fueran valores primitivos”. Cuando se asigna una variable a otra y esta apunta a un objeto, se copia la referencia, como si fuera un valor primitivo. Si el objeto tiene atributos como un número por ejemplo, este se guarda en la posición de memoria reservada para ese objeto. Los objetos también pueden tener más objetos dentro. En ese caso, dentro de la posición de memoria de ese objeto se va a guardar una referencia a otra posición de memoria.</w:t>
      </w:r>
    </w:p>
    <w:p w:rsidR="00D17A15" w:rsidRPr="00D17A15" w:rsidRDefault="00D17A15" w:rsidP="00D17A15">
      <w:pPr>
        <w:jc w:val="both"/>
        <w:rPr>
          <w:rFonts w:ascii="Arial" w:hAnsi="Arial" w:cs="Arial"/>
          <w:sz w:val="20"/>
        </w:rPr>
      </w:pPr>
      <w:r>
        <w:rPr>
          <w:rFonts w:ascii="Arial" w:hAnsi="Arial" w:cs="Arial"/>
          <w:sz w:val="20"/>
        </w:rPr>
        <w:t>Memory Heap:</w:t>
      </w:r>
    </w:p>
    <w:p w:rsidR="00BB71F2" w:rsidRPr="00BB71F2" w:rsidRDefault="00BB71F2" w:rsidP="00BB71F2">
      <w:pPr>
        <w:numPr>
          <w:ilvl w:val="0"/>
          <w:numId w:val="24"/>
        </w:numPr>
        <w:spacing w:after="0"/>
        <w:jc w:val="both"/>
        <w:rPr>
          <w:rFonts w:ascii="Arial" w:hAnsi="Arial" w:cs="Arial"/>
          <w:sz w:val="20"/>
          <w:lang w:val="es-MX"/>
        </w:rPr>
      </w:pPr>
      <w:r w:rsidRPr="00BB71F2">
        <w:rPr>
          <w:rFonts w:ascii="Arial" w:hAnsi="Arial" w:cs="Arial"/>
          <w:sz w:val="20"/>
          <w:lang w:val="es-MX"/>
        </w:rPr>
        <w:t>Donde se almacena los valores de las variables y las funciones</w:t>
      </w:r>
    </w:p>
    <w:p w:rsidR="00BB71F2" w:rsidRPr="00BB71F2" w:rsidRDefault="00BB71F2" w:rsidP="00BB71F2">
      <w:pPr>
        <w:numPr>
          <w:ilvl w:val="0"/>
          <w:numId w:val="24"/>
        </w:numPr>
        <w:spacing w:after="0"/>
        <w:jc w:val="both"/>
        <w:rPr>
          <w:rFonts w:ascii="Arial" w:hAnsi="Arial" w:cs="Arial"/>
          <w:sz w:val="20"/>
          <w:lang w:val="es-MX"/>
        </w:rPr>
      </w:pPr>
      <w:r w:rsidRPr="00BB71F2">
        <w:rPr>
          <w:rFonts w:ascii="Arial" w:hAnsi="Arial" w:cs="Arial"/>
          <w:sz w:val="20"/>
          <w:lang w:val="es-MX"/>
        </w:rPr>
        <w:t>Se destina un espacio en memoria para las variables.</w:t>
      </w:r>
    </w:p>
    <w:p w:rsidR="00BB71F2" w:rsidRDefault="00BB71F2" w:rsidP="00BB71F2">
      <w:pPr>
        <w:numPr>
          <w:ilvl w:val="0"/>
          <w:numId w:val="24"/>
        </w:numPr>
        <w:spacing w:after="0"/>
        <w:jc w:val="both"/>
        <w:rPr>
          <w:rFonts w:ascii="Arial" w:hAnsi="Arial" w:cs="Arial"/>
          <w:sz w:val="20"/>
          <w:lang w:val="es-MX"/>
        </w:rPr>
      </w:pPr>
      <w:r w:rsidRPr="00BB71F2">
        <w:rPr>
          <w:rFonts w:ascii="Arial" w:hAnsi="Arial" w:cs="Arial"/>
          <w:sz w:val="20"/>
          <w:lang w:val="es-MX"/>
        </w:rPr>
        <w:t>La información en el memory heap, No se guarda de manera lineal</w:t>
      </w:r>
    </w:p>
    <w:p w:rsidR="00D55EC9" w:rsidRPr="00BB71F2" w:rsidRDefault="00D55EC9" w:rsidP="00D55EC9">
      <w:pPr>
        <w:spacing w:after="0"/>
        <w:ind w:left="720"/>
        <w:jc w:val="center"/>
        <w:rPr>
          <w:rFonts w:ascii="Arial" w:hAnsi="Arial" w:cs="Arial"/>
          <w:sz w:val="20"/>
          <w:lang w:val="es-MX"/>
        </w:rPr>
      </w:pPr>
      <w:r w:rsidRPr="00D55EC9">
        <w:rPr>
          <w:rFonts w:ascii="Arial" w:hAnsi="Arial" w:cs="Arial"/>
          <w:sz w:val="20"/>
          <w:lang w:val="es-MX"/>
        </w:rPr>
        <w:drawing>
          <wp:inline distT="0" distB="0" distL="0" distR="0" wp14:anchorId="77675273" wp14:editId="7010CE39">
            <wp:extent cx="2157412" cy="1294399"/>
            <wp:effectExtent l="0" t="0" r="0"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68916" cy="1301301"/>
                    </a:xfrm>
                    <a:prstGeom prst="rect">
                      <a:avLst/>
                    </a:prstGeom>
                  </pic:spPr>
                </pic:pic>
              </a:graphicData>
            </a:graphic>
          </wp:inline>
        </w:drawing>
      </w:r>
    </w:p>
    <w:p w:rsidR="00C81E08" w:rsidRDefault="00C81E08" w:rsidP="00C81E08">
      <w:pPr>
        <w:spacing w:after="0"/>
        <w:jc w:val="both"/>
        <w:rPr>
          <w:rFonts w:ascii="Arial" w:hAnsi="Arial" w:cs="Arial"/>
          <w:sz w:val="20"/>
          <w:lang w:val="es-MX"/>
        </w:rPr>
      </w:pPr>
    </w:p>
    <w:p w:rsidR="00905042" w:rsidRPr="00905042" w:rsidRDefault="00D17A15" w:rsidP="00905042">
      <w:pPr>
        <w:pStyle w:val="Ttulo1"/>
      </w:pPr>
      <w:r w:rsidRPr="00D17A15">
        <w:t>Call Stack</w:t>
      </w:r>
    </w:p>
    <w:p w:rsidR="00905042" w:rsidRPr="00905042" w:rsidRDefault="00905042" w:rsidP="00905042">
      <w:pPr>
        <w:numPr>
          <w:ilvl w:val="0"/>
          <w:numId w:val="25"/>
        </w:numPr>
        <w:spacing w:after="0"/>
        <w:jc w:val="both"/>
        <w:rPr>
          <w:rFonts w:ascii="Arial" w:hAnsi="Arial" w:cs="Arial"/>
          <w:sz w:val="20"/>
          <w:lang w:val="es-MX"/>
        </w:rPr>
      </w:pPr>
      <w:r w:rsidRPr="00905042">
        <w:rPr>
          <w:rFonts w:ascii="Arial" w:hAnsi="Arial" w:cs="Arial"/>
          <w:sz w:val="20"/>
          <w:lang w:val="es-MX"/>
        </w:rPr>
        <w:t>Como se mandan a llamar las variables y las funciones</w:t>
      </w:r>
    </w:p>
    <w:p w:rsidR="00905042" w:rsidRPr="00905042" w:rsidRDefault="00905042" w:rsidP="00905042">
      <w:pPr>
        <w:numPr>
          <w:ilvl w:val="0"/>
          <w:numId w:val="25"/>
        </w:numPr>
        <w:spacing w:after="0"/>
        <w:jc w:val="both"/>
        <w:rPr>
          <w:rFonts w:ascii="Arial" w:hAnsi="Arial" w:cs="Arial"/>
          <w:sz w:val="20"/>
          <w:lang w:val="es-MX"/>
        </w:rPr>
      </w:pPr>
      <w:r w:rsidRPr="00905042">
        <w:rPr>
          <w:rFonts w:ascii="Arial" w:hAnsi="Arial" w:cs="Arial"/>
          <w:sz w:val="20"/>
          <w:lang w:val="es-MX"/>
        </w:rPr>
        <w:t>Las tareas en el callstack se apilan de abajo hacia arriba.</w:t>
      </w:r>
    </w:p>
    <w:p w:rsidR="00905042" w:rsidRPr="00905042" w:rsidRDefault="00905042" w:rsidP="00905042">
      <w:pPr>
        <w:numPr>
          <w:ilvl w:val="0"/>
          <w:numId w:val="25"/>
        </w:numPr>
        <w:spacing w:after="0"/>
        <w:jc w:val="both"/>
        <w:rPr>
          <w:rFonts w:ascii="Arial" w:hAnsi="Arial" w:cs="Arial"/>
          <w:sz w:val="20"/>
          <w:lang w:val="es-MX"/>
        </w:rPr>
      </w:pPr>
      <w:r w:rsidRPr="00905042">
        <w:rPr>
          <w:rFonts w:ascii="Arial" w:hAnsi="Arial" w:cs="Arial"/>
          <w:sz w:val="20"/>
          <w:lang w:val="es-MX"/>
        </w:rPr>
        <w:t>Se llaman de la última que mandamos a llamar hacia abajo</w:t>
      </w:r>
    </w:p>
    <w:p w:rsidR="00905042" w:rsidRPr="00905042" w:rsidRDefault="00905042" w:rsidP="00905042">
      <w:pPr>
        <w:numPr>
          <w:ilvl w:val="0"/>
          <w:numId w:val="25"/>
        </w:numPr>
        <w:spacing w:after="0"/>
        <w:jc w:val="both"/>
        <w:rPr>
          <w:rFonts w:ascii="Arial" w:hAnsi="Arial" w:cs="Arial"/>
          <w:sz w:val="20"/>
          <w:lang w:val="es-MX"/>
        </w:rPr>
      </w:pPr>
      <w:r w:rsidRPr="00905042">
        <w:rPr>
          <w:rFonts w:ascii="Arial" w:hAnsi="Arial" w:cs="Arial"/>
          <w:sz w:val="20"/>
          <w:lang w:val="es-MX"/>
        </w:rPr>
        <w:t>En la base de la pila reposa el Global Object</w:t>
      </w:r>
    </w:p>
    <w:p w:rsidR="00905042" w:rsidRPr="00905042" w:rsidRDefault="00905042" w:rsidP="00905042">
      <w:pPr>
        <w:numPr>
          <w:ilvl w:val="0"/>
          <w:numId w:val="25"/>
        </w:numPr>
        <w:spacing w:after="0"/>
        <w:jc w:val="both"/>
        <w:rPr>
          <w:rFonts w:ascii="Arial" w:hAnsi="Arial" w:cs="Arial"/>
          <w:sz w:val="20"/>
          <w:lang w:val="es-MX"/>
        </w:rPr>
      </w:pPr>
      <w:r w:rsidRPr="00905042">
        <w:rPr>
          <w:rFonts w:ascii="Arial" w:hAnsi="Arial" w:cs="Arial"/>
          <w:sz w:val="20"/>
          <w:lang w:val="es-MX"/>
        </w:rPr>
        <w:t>Si una función llama a otra, la pone encima de la pila.</w:t>
      </w:r>
    </w:p>
    <w:p w:rsidR="00905042" w:rsidRPr="00905042" w:rsidRDefault="00905042" w:rsidP="00905042">
      <w:pPr>
        <w:numPr>
          <w:ilvl w:val="0"/>
          <w:numId w:val="25"/>
        </w:numPr>
        <w:spacing w:after="0"/>
        <w:jc w:val="both"/>
        <w:rPr>
          <w:rFonts w:ascii="Arial" w:hAnsi="Arial" w:cs="Arial"/>
          <w:sz w:val="20"/>
          <w:lang w:val="es-MX"/>
        </w:rPr>
      </w:pPr>
      <w:r w:rsidRPr="00905042">
        <w:rPr>
          <w:rFonts w:ascii="Arial" w:hAnsi="Arial" w:cs="Arial"/>
          <w:sz w:val="20"/>
          <w:lang w:val="es-MX"/>
        </w:rPr>
        <w:t>Se ejecuta una tarea a la vez (sincronía)</w:t>
      </w:r>
    </w:p>
    <w:p w:rsidR="00905042" w:rsidRPr="00905042" w:rsidRDefault="00905042" w:rsidP="00905042">
      <w:pPr>
        <w:numPr>
          <w:ilvl w:val="0"/>
          <w:numId w:val="25"/>
        </w:numPr>
        <w:spacing w:after="0"/>
        <w:jc w:val="both"/>
        <w:rPr>
          <w:rFonts w:ascii="Arial" w:hAnsi="Arial" w:cs="Arial"/>
          <w:sz w:val="20"/>
          <w:lang w:val="es-MX"/>
        </w:rPr>
      </w:pPr>
      <w:r w:rsidRPr="00905042">
        <w:rPr>
          <w:rFonts w:ascii="Arial" w:hAnsi="Arial" w:cs="Arial"/>
          <w:sz w:val="20"/>
          <w:lang w:val="es-MX"/>
        </w:rPr>
        <w:t>Una vez que se van ejecutando las tareas se van retirando de la pila</w:t>
      </w:r>
    </w:p>
    <w:p w:rsidR="00905042" w:rsidRPr="00905042" w:rsidRDefault="00905042" w:rsidP="00905042">
      <w:pPr>
        <w:numPr>
          <w:ilvl w:val="0"/>
          <w:numId w:val="25"/>
        </w:numPr>
        <w:spacing w:after="0"/>
        <w:jc w:val="both"/>
        <w:rPr>
          <w:rFonts w:ascii="Arial" w:hAnsi="Arial" w:cs="Arial"/>
          <w:sz w:val="20"/>
          <w:lang w:val="es-MX"/>
        </w:rPr>
      </w:pPr>
      <w:r w:rsidRPr="00905042">
        <w:rPr>
          <w:rFonts w:ascii="Arial" w:hAnsi="Arial" w:cs="Arial"/>
          <w:sz w:val="20"/>
          <w:lang w:val="es-MX"/>
        </w:rPr>
        <w:t>Al ejecutar todas las tareas se retira el Global object.</w:t>
      </w:r>
    </w:p>
    <w:p w:rsidR="00B17898" w:rsidRDefault="00B17898" w:rsidP="00B17898">
      <w:pPr>
        <w:spacing w:after="0"/>
        <w:jc w:val="center"/>
        <w:rPr>
          <w:rFonts w:ascii="Arial" w:hAnsi="Arial" w:cs="Arial"/>
          <w:sz w:val="20"/>
          <w:lang w:val="es-MX"/>
        </w:rPr>
      </w:pPr>
      <w:r w:rsidRPr="00B17898">
        <w:rPr>
          <w:rFonts w:ascii="Arial" w:hAnsi="Arial" w:cs="Arial"/>
          <w:sz w:val="20"/>
          <w:lang w:val="es-MX"/>
        </w:rPr>
        <w:drawing>
          <wp:inline distT="0" distB="0" distL="0" distR="0" wp14:anchorId="2B712193" wp14:editId="48313AB8">
            <wp:extent cx="2367915" cy="1438534"/>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67915" cy="1438534"/>
                    </a:xfrm>
                    <a:prstGeom prst="rect">
                      <a:avLst/>
                    </a:prstGeom>
                  </pic:spPr>
                </pic:pic>
              </a:graphicData>
            </a:graphic>
          </wp:inline>
        </w:drawing>
      </w:r>
      <w:r w:rsidR="00905042">
        <w:rPr>
          <w:rFonts w:ascii="Arial" w:hAnsi="Arial" w:cs="Arial"/>
          <w:sz w:val="20"/>
          <w:lang w:val="es-MX"/>
        </w:rPr>
        <w:t xml:space="preserve">  </w:t>
      </w:r>
      <w:r w:rsidR="00905042" w:rsidRPr="00B17898">
        <w:rPr>
          <w:rFonts w:ascii="Arial" w:hAnsi="Arial" w:cs="Arial"/>
          <w:sz w:val="20"/>
          <w:lang w:val="es-MX"/>
        </w:rPr>
        <w:drawing>
          <wp:inline distT="0" distB="0" distL="0" distR="0" wp14:anchorId="55CCB96C" wp14:editId="29F2518E">
            <wp:extent cx="1871663" cy="1475851"/>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92840" cy="1492549"/>
                    </a:xfrm>
                    <a:prstGeom prst="rect">
                      <a:avLst/>
                    </a:prstGeom>
                  </pic:spPr>
                </pic:pic>
              </a:graphicData>
            </a:graphic>
          </wp:inline>
        </w:drawing>
      </w:r>
    </w:p>
    <w:p w:rsidR="00ED7AB2" w:rsidRDefault="00ED7AB2" w:rsidP="00B17898">
      <w:pPr>
        <w:spacing w:after="0"/>
        <w:jc w:val="center"/>
        <w:rPr>
          <w:rFonts w:ascii="Arial" w:hAnsi="Arial" w:cs="Arial"/>
          <w:sz w:val="20"/>
          <w:lang w:val="es-MX"/>
        </w:rPr>
      </w:pPr>
      <w:r w:rsidRPr="00ED7AB2">
        <w:rPr>
          <w:rFonts w:ascii="Arial" w:hAnsi="Arial" w:cs="Arial"/>
          <w:sz w:val="20"/>
          <w:lang w:val="es-MX"/>
        </w:rPr>
        <w:lastRenderedPageBreak/>
        <w:drawing>
          <wp:inline distT="0" distB="0" distL="0" distR="0" wp14:anchorId="1E343177" wp14:editId="7278FBEE">
            <wp:extent cx="5732145" cy="1717040"/>
            <wp:effectExtent l="0" t="0" r="190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2145" cy="1717040"/>
                    </a:xfrm>
                    <a:prstGeom prst="rect">
                      <a:avLst/>
                    </a:prstGeom>
                  </pic:spPr>
                </pic:pic>
              </a:graphicData>
            </a:graphic>
          </wp:inline>
        </w:drawing>
      </w:r>
    </w:p>
    <w:p w:rsidR="00ED7AB2" w:rsidRDefault="00ED7AB2" w:rsidP="00B17898">
      <w:pPr>
        <w:spacing w:after="0"/>
        <w:jc w:val="center"/>
        <w:rPr>
          <w:rFonts w:ascii="Arial" w:hAnsi="Arial" w:cs="Arial"/>
          <w:sz w:val="20"/>
          <w:lang w:val="es-MX"/>
        </w:rPr>
      </w:pPr>
    </w:p>
    <w:p w:rsidR="00905042" w:rsidRPr="00905042" w:rsidRDefault="00905042" w:rsidP="00905042">
      <w:pPr>
        <w:pStyle w:val="Ttulo1"/>
      </w:pPr>
      <w:r w:rsidRPr="00905042">
        <w:t>Garbage Collection</w:t>
      </w:r>
    </w:p>
    <w:p w:rsidR="00905042" w:rsidRDefault="00905042" w:rsidP="00905042">
      <w:pPr>
        <w:spacing w:after="0"/>
        <w:jc w:val="both"/>
        <w:rPr>
          <w:rFonts w:ascii="Arial" w:hAnsi="Arial" w:cs="Arial"/>
          <w:sz w:val="20"/>
          <w:lang w:val="es-MX"/>
        </w:rPr>
      </w:pPr>
      <w:r>
        <w:rPr>
          <w:rFonts w:ascii="Arial" w:hAnsi="Arial" w:cs="Arial"/>
          <w:sz w:val="20"/>
        </w:rPr>
        <w:t>L</w:t>
      </w:r>
      <w:r w:rsidR="00ED7AB2" w:rsidRPr="00905042">
        <w:rPr>
          <w:rFonts w:ascii="Arial" w:hAnsi="Arial" w:cs="Arial"/>
          <w:sz w:val="20"/>
          <w:lang w:val="es-MX"/>
        </w:rPr>
        <w:t>impía</w:t>
      </w:r>
      <w:r w:rsidRPr="00905042">
        <w:rPr>
          <w:rFonts w:ascii="Arial" w:hAnsi="Arial" w:cs="Arial"/>
          <w:sz w:val="20"/>
          <w:lang w:val="es-MX"/>
        </w:rPr>
        <w:t xml:space="preserve"> la memoria de los datos no utilizados para no sobrecargarla y seguir trabajando sin problemas.</w:t>
      </w:r>
    </w:p>
    <w:p w:rsidR="00905042" w:rsidRDefault="00905042" w:rsidP="00905042">
      <w:pPr>
        <w:spacing w:after="0"/>
        <w:jc w:val="center"/>
        <w:rPr>
          <w:rFonts w:ascii="Arial" w:hAnsi="Arial" w:cs="Arial"/>
          <w:sz w:val="20"/>
          <w:lang w:val="es-MX"/>
        </w:rPr>
      </w:pPr>
      <w:r w:rsidRPr="00905042">
        <w:rPr>
          <w:rFonts w:ascii="Arial" w:hAnsi="Arial" w:cs="Arial"/>
          <w:sz w:val="20"/>
          <w:lang w:val="es-MX"/>
        </w:rPr>
        <w:drawing>
          <wp:inline distT="0" distB="0" distL="0" distR="0" wp14:anchorId="071E8EBD" wp14:editId="28A49AC7">
            <wp:extent cx="1970105" cy="1523914"/>
            <wp:effectExtent l="0" t="0" r="0" b="6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86072" cy="1536264"/>
                    </a:xfrm>
                    <a:prstGeom prst="rect">
                      <a:avLst/>
                    </a:prstGeom>
                  </pic:spPr>
                </pic:pic>
              </a:graphicData>
            </a:graphic>
          </wp:inline>
        </w:drawing>
      </w:r>
      <w:r w:rsidRPr="00905042">
        <w:rPr>
          <w:rFonts w:ascii="Arial" w:hAnsi="Arial" w:cs="Arial"/>
          <w:sz w:val="20"/>
          <w:lang w:val="es-MX"/>
        </w:rPr>
        <w:drawing>
          <wp:inline distT="0" distB="0" distL="0" distR="0" wp14:anchorId="3087E775" wp14:editId="5A6B37FF">
            <wp:extent cx="2039973" cy="1500187"/>
            <wp:effectExtent l="0" t="0" r="0" b="508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46364" cy="1504887"/>
                    </a:xfrm>
                    <a:prstGeom prst="rect">
                      <a:avLst/>
                    </a:prstGeom>
                  </pic:spPr>
                </pic:pic>
              </a:graphicData>
            </a:graphic>
          </wp:inline>
        </w:drawing>
      </w:r>
    </w:p>
    <w:p w:rsidR="00ED7AB2" w:rsidRDefault="00ED7AB2" w:rsidP="00ED7AB2">
      <w:pPr>
        <w:spacing w:after="0"/>
        <w:jc w:val="both"/>
        <w:rPr>
          <w:rFonts w:ascii="Arial" w:hAnsi="Arial" w:cs="Arial"/>
          <w:color w:val="273B47"/>
          <w:sz w:val="20"/>
          <w:shd w:val="clear" w:color="auto" w:fill="F6F6F6"/>
        </w:rPr>
      </w:pPr>
      <w:r w:rsidRPr="00ED7AB2">
        <w:rPr>
          <w:rFonts w:ascii="Arial" w:hAnsi="Arial" w:cs="Arial"/>
          <w:color w:val="273B47"/>
          <w:sz w:val="20"/>
          <w:shd w:val="clear" w:color="auto" w:fill="F6F6F6"/>
        </w:rPr>
        <w:t>El algoritmo </w:t>
      </w:r>
      <w:r w:rsidRPr="00ED7AB2">
        <w:rPr>
          <w:rStyle w:val="nfasis"/>
          <w:rFonts w:ascii="Arial" w:hAnsi="Arial" w:cs="Arial"/>
          <w:b/>
          <w:bCs/>
          <w:color w:val="273B47"/>
          <w:sz w:val="20"/>
          <w:shd w:val="clear" w:color="auto" w:fill="F6F6F6"/>
        </w:rPr>
        <w:t>Mark &amp; Sweep</w:t>
      </w:r>
      <w:r w:rsidRPr="00ED7AB2">
        <w:rPr>
          <w:rFonts w:ascii="Arial" w:hAnsi="Arial" w:cs="Arial"/>
          <w:color w:val="273B47"/>
          <w:sz w:val="20"/>
          <w:shd w:val="clear" w:color="auto" w:fill="F6F6F6"/>
        </w:rPr>
        <w:t> hace referencia a cuando un tipo de dato </w:t>
      </w:r>
      <w:r w:rsidRPr="00ED7AB2">
        <w:rPr>
          <w:rStyle w:val="Textoennegrita"/>
          <w:rFonts w:ascii="Arial" w:hAnsi="Arial" w:cs="Arial"/>
          <w:color w:val="273B47"/>
          <w:sz w:val="20"/>
          <w:shd w:val="clear" w:color="auto" w:fill="F6F6F6"/>
        </w:rPr>
        <w:t>se vuelve inalcanzable</w:t>
      </w:r>
      <w:r w:rsidRPr="00ED7AB2">
        <w:rPr>
          <w:rFonts w:ascii="Arial" w:hAnsi="Arial" w:cs="Arial"/>
          <w:color w:val="273B47"/>
          <w:sz w:val="20"/>
          <w:shd w:val="clear" w:color="auto" w:fill="F6F6F6"/>
        </w:rPr>
        <w:t> para el programa.</w:t>
      </w:r>
      <w:r w:rsidRPr="00ED7AB2">
        <w:rPr>
          <w:rFonts w:ascii="Arial" w:hAnsi="Arial" w:cs="Arial"/>
          <w:color w:val="273B47"/>
          <w:sz w:val="20"/>
        </w:rPr>
        <w:br/>
      </w:r>
      <w:r w:rsidRPr="00ED7AB2">
        <w:rPr>
          <w:rFonts w:ascii="Arial" w:hAnsi="Arial" w:cs="Arial"/>
          <w:color w:val="273B47"/>
          <w:sz w:val="20"/>
          <w:shd w:val="clear" w:color="auto" w:fill="F6F6F6"/>
        </w:rPr>
        <w:t>Se toma una raíz la cual es el </w:t>
      </w:r>
      <w:ins w:id="0" w:author="Unknown">
        <w:r w:rsidRPr="00ED7AB2">
          <w:rPr>
            <w:rStyle w:val="nfasis"/>
            <w:rFonts w:ascii="Arial" w:hAnsi="Arial" w:cs="Arial"/>
            <w:color w:val="273B47"/>
            <w:sz w:val="20"/>
            <w:shd w:val="clear" w:color="auto" w:fill="F6F6F6"/>
          </w:rPr>
          <w:t>Objeto Global</w:t>
        </w:r>
      </w:ins>
      <w:r w:rsidRPr="00ED7AB2">
        <w:rPr>
          <w:rFonts w:ascii="Arial" w:hAnsi="Arial" w:cs="Arial"/>
          <w:color w:val="273B47"/>
          <w:sz w:val="20"/>
          <w:shd w:val="clear" w:color="auto" w:fill="F6F6F6"/>
        </w:rPr>
        <w:t> y a medida que el programa avanza, los objetos van creando o borrando referencias a sus raíces.</w:t>
      </w:r>
      <w:r w:rsidRPr="00ED7AB2">
        <w:rPr>
          <w:rFonts w:ascii="Arial" w:hAnsi="Arial" w:cs="Arial"/>
          <w:color w:val="273B47"/>
          <w:sz w:val="20"/>
        </w:rPr>
        <w:br/>
      </w:r>
      <w:r w:rsidRPr="00ED7AB2">
        <w:rPr>
          <w:rFonts w:ascii="Arial" w:hAnsi="Arial" w:cs="Arial"/>
          <w:color w:val="273B47"/>
          <w:sz w:val="20"/>
          <w:shd w:val="clear" w:color="auto" w:fill="F6F6F6"/>
        </w:rPr>
        <w:t>Cuando un objeto se queda con 0 referencias, se dice que el objeto es </w:t>
      </w:r>
      <w:r w:rsidRPr="00ED7AB2">
        <w:rPr>
          <w:rStyle w:val="nfasis"/>
          <w:rFonts w:ascii="Arial" w:hAnsi="Arial" w:cs="Arial"/>
          <w:color w:val="273B47"/>
          <w:sz w:val="20"/>
          <w:shd w:val="clear" w:color="auto" w:fill="F6F6F6"/>
        </w:rPr>
        <w:t>inalcanzable</w:t>
      </w:r>
      <w:r w:rsidRPr="00ED7AB2">
        <w:rPr>
          <w:rFonts w:ascii="Arial" w:hAnsi="Arial" w:cs="Arial"/>
          <w:color w:val="273B47"/>
          <w:sz w:val="20"/>
          <w:shd w:val="clear" w:color="auto" w:fill="F6F6F6"/>
        </w:rPr>
        <w:t> y es aquí cuando el Garbage Collector entra a hacer su trabajo (Liberar el espacio que usaban esas variables u objetos)</w:t>
      </w:r>
      <w:r w:rsidRPr="00ED7AB2">
        <w:rPr>
          <w:rFonts w:ascii="Arial" w:hAnsi="Arial" w:cs="Arial"/>
          <w:color w:val="273B47"/>
          <w:sz w:val="20"/>
        </w:rPr>
        <w:br/>
      </w:r>
      <w:r w:rsidRPr="00ED7AB2">
        <w:rPr>
          <w:rFonts w:ascii="Arial" w:hAnsi="Arial" w:cs="Arial"/>
          <w:color w:val="273B47"/>
          <w:sz w:val="20"/>
          <w:shd w:val="clear" w:color="auto" w:fill="F6F6F6"/>
        </w:rPr>
        <w:t>Desde 2012 los navegadores usan un Garbage Collector basado en este algoritmo, que ha ido recibiendo mejoras en su implementación constantemente.</w:t>
      </w:r>
    </w:p>
    <w:p w:rsidR="00ED7AB2" w:rsidRDefault="00ED7AB2" w:rsidP="00ED7AB2">
      <w:pPr>
        <w:spacing w:after="0"/>
        <w:jc w:val="both"/>
        <w:rPr>
          <w:rFonts w:ascii="Arial" w:hAnsi="Arial" w:cs="Arial"/>
          <w:color w:val="273B47"/>
          <w:sz w:val="20"/>
          <w:shd w:val="clear" w:color="auto" w:fill="F6F6F6"/>
        </w:rPr>
      </w:pPr>
      <w:bookmarkStart w:id="1" w:name="_GoBack"/>
      <w:bookmarkEnd w:id="1"/>
    </w:p>
    <w:p w:rsidR="00ED7AB2" w:rsidRPr="00ED7AB2" w:rsidRDefault="00ED7AB2" w:rsidP="00ED7AB2">
      <w:pPr>
        <w:pStyle w:val="Ttulo1"/>
      </w:pPr>
      <w:r w:rsidRPr="00ED7AB2">
        <w:t>Stack overflow</w:t>
      </w:r>
    </w:p>
    <w:p w:rsidR="00ED7AB2" w:rsidRPr="00ED7AB2" w:rsidRDefault="00ED7AB2" w:rsidP="00ED7AB2">
      <w:pPr>
        <w:spacing w:after="0"/>
        <w:jc w:val="both"/>
        <w:rPr>
          <w:rFonts w:ascii="Arial" w:hAnsi="Arial" w:cs="Arial"/>
          <w:color w:val="273B47"/>
          <w:sz w:val="18"/>
          <w:shd w:val="clear" w:color="auto" w:fill="F6F6F6"/>
        </w:rPr>
      </w:pPr>
      <w:r w:rsidRPr="00ED7AB2">
        <w:rPr>
          <w:rFonts w:ascii="Arial" w:hAnsi="Arial" w:cs="Arial"/>
          <w:color w:val="273B47"/>
          <w:sz w:val="20"/>
          <w:shd w:val="clear" w:color="auto" w:fill="F6F6F6"/>
        </w:rPr>
        <w:t>El </w:t>
      </w:r>
      <w:r w:rsidRPr="00ED7AB2">
        <w:rPr>
          <w:rStyle w:val="Textoennegrita"/>
          <w:rFonts w:ascii="Arial" w:hAnsi="Arial" w:cs="Arial"/>
          <w:color w:val="273B47"/>
          <w:sz w:val="20"/>
          <w:shd w:val="clear" w:color="auto" w:fill="F6F6F6"/>
        </w:rPr>
        <w:t>stack overflow</w:t>
      </w:r>
      <w:r w:rsidRPr="00ED7AB2">
        <w:rPr>
          <w:rFonts w:ascii="Arial" w:hAnsi="Arial" w:cs="Arial"/>
          <w:color w:val="273B47"/>
          <w:sz w:val="20"/>
          <w:shd w:val="clear" w:color="auto" w:fill="F6F6F6"/>
        </w:rPr>
        <w:t> se genera cuando el </w:t>
      </w:r>
      <w:r w:rsidRPr="00ED7AB2">
        <w:rPr>
          <w:rStyle w:val="Textoennegrita"/>
          <w:rFonts w:ascii="Arial" w:hAnsi="Arial" w:cs="Arial"/>
          <w:color w:val="273B47"/>
          <w:sz w:val="20"/>
          <w:shd w:val="clear" w:color="auto" w:fill="F6F6F6"/>
        </w:rPr>
        <w:t>call stack</w:t>
      </w:r>
      <w:r w:rsidRPr="00ED7AB2">
        <w:rPr>
          <w:rFonts w:ascii="Arial" w:hAnsi="Arial" w:cs="Arial"/>
          <w:color w:val="273B47"/>
          <w:sz w:val="20"/>
          <w:shd w:val="clear" w:color="auto" w:fill="F6F6F6"/>
        </w:rPr>
        <w:t> se llena completamente (</w:t>
      </w:r>
      <w:r w:rsidRPr="00ED7AB2">
        <w:rPr>
          <w:rStyle w:val="nfasis"/>
          <w:rFonts w:ascii="Arial" w:hAnsi="Arial" w:cs="Arial"/>
          <w:b/>
          <w:bCs/>
          <w:color w:val="273B47"/>
          <w:sz w:val="20"/>
          <w:shd w:val="clear" w:color="auto" w:fill="F6F6F6"/>
        </w:rPr>
        <w:t>pila de tareas</w:t>
      </w:r>
      <w:r w:rsidRPr="00ED7AB2">
        <w:rPr>
          <w:rFonts w:ascii="Arial" w:hAnsi="Arial" w:cs="Arial"/>
          <w:color w:val="273B47"/>
          <w:sz w:val="20"/>
          <w:shd w:val="clear" w:color="auto" w:fill="F6F6F6"/>
        </w:rPr>
        <w:t>) .Esto pasa cuando se genera o se trabaja con </w:t>
      </w:r>
      <w:r w:rsidR="002C5C78">
        <w:rPr>
          <w:rStyle w:val="Textoennegrita"/>
          <w:rFonts w:ascii="Arial" w:hAnsi="Arial" w:cs="Arial"/>
          <w:color w:val="273B47"/>
          <w:sz w:val="20"/>
          <w:shd w:val="clear" w:color="auto" w:fill="F6F6F6"/>
        </w:rPr>
        <w:t>bucles infinitos, recurs</w:t>
      </w:r>
      <w:r w:rsidRPr="00ED7AB2">
        <w:rPr>
          <w:rStyle w:val="Textoennegrita"/>
          <w:rFonts w:ascii="Arial" w:hAnsi="Arial" w:cs="Arial"/>
          <w:color w:val="273B47"/>
          <w:sz w:val="20"/>
          <w:shd w:val="clear" w:color="auto" w:fill="F6F6F6"/>
        </w:rPr>
        <w:t xml:space="preserve">ividad y </w:t>
      </w:r>
      <w:r w:rsidR="002C5C78" w:rsidRPr="00ED7AB2">
        <w:rPr>
          <w:rStyle w:val="Textoennegrita"/>
          <w:rFonts w:ascii="Arial" w:hAnsi="Arial" w:cs="Arial"/>
          <w:color w:val="273B47"/>
          <w:sz w:val="20"/>
          <w:shd w:val="clear" w:color="auto" w:fill="F6F6F6"/>
        </w:rPr>
        <w:t>funciones</w:t>
      </w:r>
      <w:r w:rsidR="002C5C78" w:rsidRPr="00ED7AB2">
        <w:rPr>
          <w:rFonts w:ascii="Arial" w:hAnsi="Arial" w:cs="Arial"/>
          <w:color w:val="273B47"/>
          <w:sz w:val="20"/>
          <w:shd w:val="clear" w:color="auto" w:fill="F6F6F6"/>
        </w:rPr>
        <w:t>. Entonces</w:t>
      </w:r>
      <w:r w:rsidRPr="00ED7AB2">
        <w:rPr>
          <w:rFonts w:ascii="Arial" w:hAnsi="Arial" w:cs="Arial"/>
          <w:color w:val="273B47"/>
          <w:sz w:val="20"/>
          <w:shd w:val="clear" w:color="auto" w:fill="F6F6F6"/>
        </w:rPr>
        <w:t xml:space="preserve"> este entra en stack overflow , tenemos que tener cuidado de </w:t>
      </w:r>
      <w:r w:rsidR="002C5C78">
        <w:rPr>
          <w:rFonts w:ascii="Arial" w:hAnsi="Arial" w:cs="Arial"/>
          <w:color w:val="273B47"/>
          <w:sz w:val="20"/>
          <w:shd w:val="clear" w:color="auto" w:fill="F6F6F6"/>
        </w:rPr>
        <w:t xml:space="preserve">no </w:t>
      </w:r>
      <w:r w:rsidR="002C5C78" w:rsidRPr="00ED7AB2">
        <w:rPr>
          <w:rFonts w:ascii="Arial" w:hAnsi="Arial" w:cs="Arial"/>
          <w:color w:val="273B47"/>
          <w:sz w:val="20"/>
          <w:shd w:val="clear" w:color="auto" w:fill="F6F6F6"/>
        </w:rPr>
        <w:t>ocasionar</w:t>
      </w:r>
      <w:r w:rsidRPr="00ED7AB2">
        <w:rPr>
          <w:rFonts w:ascii="Arial" w:hAnsi="Arial" w:cs="Arial"/>
          <w:color w:val="273B47"/>
          <w:sz w:val="20"/>
          <w:shd w:val="clear" w:color="auto" w:fill="F6F6F6"/>
        </w:rPr>
        <w:t xml:space="preserve"> estos stack!!!</w:t>
      </w:r>
    </w:p>
    <w:p w:rsidR="00ED7AB2" w:rsidRDefault="00ED7AB2" w:rsidP="00ED7AB2">
      <w:pPr>
        <w:spacing w:after="0"/>
        <w:jc w:val="center"/>
        <w:rPr>
          <w:rFonts w:ascii="Arial" w:hAnsi="Arial" w:cs="Arial"/>
          <w:sz w:val="18"/>
          <w:lang w:val="es-MX"/>
        </w:rPr>
      </w:pPr>
      <w:r w:rsidRPr="00ED7AB2">
        <w:rPr>
          <w:rFonts w:ascii="Arial" w:hAnsi="Arial" w:cs="Arial"/>
          <w:sz w:val="18"/>
          <w:lang w:val="es-MX"/>
        </w:rPr>
        <w:drawing>
          <wp:inline distT="0" distB="0" distL="0" distR="0" wp14:anchorId="2BCC6189" wp14:editId="266BB232">
            <wp:extent cx="2013701" cy="1739318"/>
            <wp:effectExtent l="0" t="0" r="571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23007" cy="1747356"/>
                    </a:xfrm>
                    <a:prstGeom prst="rect">
                      <a:avLst/>
                    </a:prstGeom>
                  </pic:spPr>
                </pic:pic>
              </a:graphicData>
            </a:graphic>
          </wp:inline>
        </w:drawing>
      </w:r>
      <w:r w:rsidR="002C5C78">
        <w:rPr>
          <w:rFonts w:ascii="Arial" w:hAnsi="Arial" w:cs="Arial"/>
          <w:sz w:val="18"/>
          <w:lang w:val="es-MX"/>
        </w:rPr>
        <w:t xml:space="preserve">  </w:t>
      </w:r>
      <w:r w:rsidR="002C5C78" w:rsidRPr="002C5C78">
        <w:rPr>
          <w:rFonts w:ascii="Arial" w:hAnsi="Arial" w:cs="Arial"/>
          <w:sz w:val="18"/>
          <w:lang w:val="es-MX"/>
        </w:rPr>
        <w:drawing>
          <wp:inline distT="0" distB="0" distL="0" distR="0" wp14:anchorId="00A496ED" wp14:editId="169A0383">
            <wp:extent cx="2910195" cy="1749742"/>
            <wp:effectExtent l="0" t="0" r="508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35357" cy="1764871"/>
                    </a:xfrm>
                    <a:prstGeom prst="rect">
                      <a:avLst/>
                    </a:prstGeom>
                  </pic:spPr>
                </pic:pic>
              </a:graphicData>
            </a:graphic>
          </wp:inline>
        </w:drawing>
      </w:r>
    </w:p>
    <w:p w:rsidR="002C5C78" w:rsidRDefault="002C5C78" w:rsidP="00ED7AB2">
      <w:pPr>
        <w:spacing w:after="0"/>
        <w:jc w:val="center"/>
        <w:rPr>
          <w:rFonts w:ascii="Arial" w:hAnsi="Arial" w:cs="Arial"/>
          <w:sz w:val="18"/>
          <w:lang w:val="es-MX"/>
        </w:rPr>
      </w:pPr>
    </w:p>
    <w:p w:rsidR="002C5C78" w:rsidRPr="00ED7AB2" w:rsidRDefault="002C5C78" w:rsidP="002C5C78">
      <w:pPr>
        <w:pStyle w:val="Ttulo1"/>
      </w:pPr>
      <w:r w:rsidRPr="002C5C78">
        <w:lastRenderedPageBreak/>
        <w:t>JavaScript Runtime</w:t>
      </w:r>
    </w:p>
    <w:p w:rsidR="002C5C78" w:rsidRDefault="002C5C78" w:rsidP="002C5C78">
      <w:pPr>
        <w:spacing w:after="0"/>
        <w:jc w:val="both"/>
        <w:rPr>
          <w:rFonts w:ascii="Arial" w:hAnsi="Arial" w:cs="Arial"/>
          <w:sz w:val="18"/>
          <w:lang w:val="es-MX"/>
        </w:rPr>
      </w:pPr>
    </w:p>
    <w:p w:rsidR="002C5C78" w:rsidRDefault="002C5C78" w:rsidP="00ED7AB2">
      <w:pPr>
        <w:spacing w:after="0"/>
        <w:jc w:val="center"/>
        <w:rPr>
          <w:rFonts w:ascii="Arial" w:hAnsi="Arial" w:cs="Arial"/>
          <w:sz w:val="18"/>
          <w:lang w:val="es-MX"/>
        </w:rPr>
      </w:pPr>
      <w:r w:rsidRPr="002C5C78">
        <w:rPr>
          <w:rFonts w:ascii="Arial" w:hAnsi="Arial" w:cs="Arial"/>
          <w:sz w:val="18"/>
          <w:lang w:val="es-MX"/>
        </w:rPr>
        <w:drawing>
          <wp:inline distT="0" distB="0" distL="0" distR="0" wp14:anchorId="2B0DFC6F" wp14:editId="6A9B6C40">
            <wp:extent cx="2247567" cy="1476966"/>
            <wp:effectExtent l="0" t="0" r="63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70384" cy="1491960"/>
                    </a:xfrm>
                    <a:prstGeom prst="rect">
                      <a:avLst/>
                    </a:prstGeom>
                  </pic:spPr>
                </pic:pic>
              </a:graphicData>
            </a:graphic>
          </wp:inline>
        </w:drawing>
      </w:r>
      <w:r w:rsidRPr="002C5C78">
        <w:rPr>
          <w:rFonts w:ascii="Arial" w:hAnsi="Arial" w:cs="Arial"/>
          <w:sz w:val="18"/>
          <w:lang w:val="es-MX"/>
        </w:rPr>
        <w:drawing>
          <wp:inline distT="0" distB="0" distL="0" distR="0" wp14:anchorId="1AA6DD31" wp14:editId="4D46EAE8">
            <wp:extent cx="3007355" cy="1392238"/>
            <wp:effectExtent l="0" t="0" r="317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34347" cy="1404734"/>
                    </a:xfrm>
                    <a:prstGeom prst="rect">
                      <a:avLst/>
                    </a:prstGeom>
                  </pic:spPr>
                </pic:pic>
              </a:graphicData>
            </a:graphic>
          </wp:inline>
        </w:drawing>
      </w:r>
    </w:p>
    <w:p w:rsidR="00C00D20" w:rsidRDefault="00C00D20" w:rsidP="00ED7AB2">
      <w:pPr>
        <w:spacing w:after="0"/>
        <w:jc w:val="center"/>
        <w:rPr>
          <w:rFonts w:ascii="Arial" w:hAnsi="Arial" w:cs="Arial"/>
          <w:sz w:val="18"/>
          <w:lang w:val="es-MX"/>
        </w:rPr>
      </w:pPr>
    </w:p>
    <w:p w:rsidR="00C00D20" w:rsidRDefault="00C00D20" w:rsidP="00ED7AB2">
      <w:pPr>
        <w:spacing w:after="0"/>
        <w:jc w:val="center"/>
        <w:rPr>
          <w:rFonts w:ascii="Arial" w:hAnsi="Arial" w:cs="Arial"/>
          <w:sz w:val="18"/>
          <w:lang w:val="es-MX"/>
        </w:rPr>
      </w:pPr>
    </w:p>
    <w:p w:rsidR="00C00D20" w:rsidRDefault="00C00D20" w:rsidP="00ED7AB2">
      <w:pPr>
        <w:spacing w:after="0"/>
        <w:jc w:val="center"/>
        <w:rPr>
          <w:rFonts w:ascii="Arial" w:hAnsi="Arial" w:cs="Arial"/>
          <w:sz w:val="18"/>
          <w:lang w:val="es-MX"/>
        </w:rPr>
      </w:pPr>
    </w:p>
    <w:p w:rsidR="00C00D20" w:rsidRDefault="00C00D20" w:rsidP="00C00D20">
      <w:pPr>
        <w:pStyle w:val="Ttulo1"/>
      </w:pPr>
      <w:r w:rsidRPr="00C00D20">
        <w:t>Asincronía</w:t>
      </w:r>
    </w:p>
    <w:p w:rsidR="00C00D20" w:rsidRPr="005E1A8B" w:rsidRDefault="00C00D20" w:rsidP="005E1A8B">
      <w:pPr>
        <w:rPr>
          <w:rFonts w:ascii="Arial" w:hAnsi="Arial" w:cs="Arial"/>
          <w:sz w:val="20"/>
          <w:lang w:val="es-MX"/>
        </w:rPr>
      </w:pPr>
      <w:r w:rsidRPr="005E1A8B">
        <w:rPr>
          <w:rFonts w:ascii="Arial" w:hAnsi="Arial" w:cs="Arial"/>
          <w:sz w:val="20"/>
          <w:lang w:val="es-MX"/>
        </w:rPr>
        <w:t>Por default corre una tarea a la vez – Sincronismo</w:t>
      </w:r>
      <w:r w:rsidRPr="005E1A8B">
        <w:rPr>
          <w:rFonts w:ascii="Arial" w:hAnsi="Arial" w:cs="Arial"/>
          <w:sz w:val="20"/>
          <w:lang w:val="es-MX"/>
        </w:rPr>
        <w:br/>
        <w:t>Ahora veremos que es el asincronismo</w:t>
      </w:r>
      <w:r w:rsidRPr="005E1A8B">
        <w:rPr>
          <w:rFonts w:ascii="Arial" w:hAnsi="Arial" w:cs="Arial"/>
          <w:sz w:val="20"/>
          <w:lang w:val="es-MX"/>
        </w:rPr>
        <w:br/>
        <w:t>Memory Heap: Espacio donde se guardan funciones y variables</w:t>
      </w:r>
      <w:r w:rsidRPr="005E1A8B">
        <w:rPr>
          <w:rFonts w:ascii="Arial" w:hAnsi="Arial" w:cs="Arial"/>
          <w:sz w:val="20"/>
          <w:lang w:val="es-MX"/>
        </w:rPr>
        <w:br/>
        <w:t>Call Stack: Donde se apilan todas las tareas que tenemos que hacer con Javascript</w:t>
      </w:r>
      <w:r w:rsidRPr="005E1A8B">
        <w:rPr>
          <w:rFonts w:ascii="Arial" w:hAnsi="Arial" w:cs="Arial"/>
          <w:sz w:val="20"/>
          <w:lang w:val="es-MX"/>
        </w:rPr>
        <w:br/>
        <w:t>Web API´s (Ofrecidas por el navegador para manipular lo siguiente)</w:t>
      </w:r>
    </w:p>
    <w:p w:rsidR="00C00D20" w:rsidRPr="005E1A8B" w:rsidRDefault="00C00D20" w:rsidP="005E1A8B">
      <w:pPr>
        <w:numPr>
          <w:ilvl w:val="0"/>
          <w:numId w:val="26"/>
        </w:numPr>
        <w:rPr>
          <w:rFonts w:ascii="Arial" w:hAnsi="Arial" w:cs="Arial"/>
          <w:sz w:val="20"/>
          <w:lang w:val="es-MX"/>
        </w:rPr>
      </w:pPr>
      <w:r w:rsidRPr="005E1A8B">
        <w:rPr>
          <w:rFonts w:ascii="Arial" w:hAnsi="Arial" w:cs="Arial"/>
          <w:sz w:val="20"/>
          <w:lang w:val="es-MX"/>
        </w:rPr>
        <w:t>Dom(document)</w:t>
      </w:r>
    </w:p>
    <w:p w:rsidR="00C00D20" w:rsidRPr="005E1A8B" w:rsidRDefault="00C00D20" w:rsidP="005E1A8B">
      <w:pPr>
        <w:numPr>
          <w:ilvl w:val="0"/>
          <w:numId w:val="26"/>
        </w:numPr>
        <w:rPr>
          <w:rFonts w:ascii="Arial" w:hAnsi="Arial" w:cs="Arial"/>
          <w:sz w:val="20"/>
          <w:lang w:val="es-MX"/>
        </w:rPr>
      </w:pPr>
      <w:r w:rsidRPr="005E1A8B">
        <w:rPr>
          <w:rFonts w:ascii="Arial" w:hAnsi="Arial" w:cs="Arial"/>
          <w:sz w:val="20"/>
          <w:lang w:val="es-MX"/>
        </w:rPr>
        <w:t>AJAX(XMLHttpRequest)</w:t>
      </w:r>
    </w:p>
    <w:p w:rsidR="00C00D20" w:rsidRPr="005E1A8B" w:rsidRDefault="00C00D20" w:rsidP="00C00D20">
      <w:pPr>
        <w:numPr>
          <w:ilvl w:val="0"/>
          <w:numId w:val="26"/>
        </w:numPr>
        <w:rPr>
          <w:rFonts w:ascii="Arial" w:hAnsi="Arial" w:cs="Arial"/>
          <w:sz w:val="20"/>
          <w:lang w:val="es-MX"/>
        </w:rPr>
      </w:pPr>
      <w:r w:rsidRPr="005E1A8B">
        <w:rPr>
          <w:rFonts w:ascii="Arial" w:hAnsi="Arial" w:cs="Arial"/>
          <w:sz w:val="20"/>
          <w:lang w:val="es-MX"/>
        </w:rPr>
        <w:t>Timeout(setTimeout)</w:t>
      </w:r>
      <w:r w:rsidRPr="005E1A8B">
        <w:rPr>
          <w:rFonts w:ascii="Arial" w:hAnsi="Arial" w:cs="Arial"/>
          <w:sz w:val="20"/>
          <w:lang w:val="es-MX"/>
        </w:rPr>
        <w:br/>
        <w:t>Call Back Queue: El orden en que se van a ejecutar a funciones</w:t>
      </w:r>
      <w:r w:rsidRPr="005E1A8B">
        <w:rPr>
          <w:rFonts w:ascii="Arial" w:hAnsi="Arial" w:cs="Arial"/>
          <w:sz w:val="20"/>
          <w:lang w:val="es-MX"/>
        </w:rPr>
        <w:br/>
        <w:t>Al momento de usar asincronismo sacamos funciones del Call Back Queue que no serán ejecutadas por javascript y serán ejecutadas por el navegador despues</w:t>
      </w:r>
      <w:r w:rsidRPr="005E1A8B">
        <w:rPr>
          <w:rFonts w:ascii="Arial" w:hAnsi="Arial" w:cs="Arial"/>
          <w:sz w:val="20"/>
          <w:lang w:val="es-MX"/>
        </w:rPr>
        <w:br/>
        <w:t>Ejemplo</w:t>
      </w:r>
    </w:p>
    <w:p w:rsidR="00C00D20" w:rsidRDefault="00C00D20" w:rsidP="00C00D20">
      <w:pPr>
        <w:tabs>
          <w:tab w:val="left" w:pos="5768"/>
        </w:tabs>
        <w:spacing w:after="0"/>
        <w:jc w:val="center"/>
        <w:rPr>
          <w:rFonts w:ascii="Arial" w:hAnsi="Arial" w:cs="Arial"/>
          <w:sz w:val="18"/>
          <w:lang w:val="es-MX"/>
        </w:rPr>
      </w:pPr>
      <w:r w:rsidRPr="00C00D20">
        <w:rPr>
          <w:rFonts w:ascii="Arial" w:hAnsi="Arial" w:cs="Arial"/>
          <w:sz w:val="18"/>
          <w:lang w:val="es-MX"/>
        </w:rPr>
        <w:drawing>
          <wp:inline distT="0" distB="0" distL="0" distR="0" wp14:anchorId="1DBD1B8C" wp14:editId="1CBCB00D">
            <wp:extent cx="1543050" cy="3025589"/>
            <wp:effectExtent l="0" t="0" r="0" b="381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49727" cy="3038681"/>
                    </a:xfrm>
                    <a:prstGeom prst="rect">
                      <a:avLst/>
                    </a:prstGeom>
                  </pic:spPr>
                </pic:pic>
              </a:graphicData>
            </a:graphic>
          </wp:inline>
        </w:drawing>
      </w:r>
    </w:p>
    <w:p w:rsidR="005E1A8B" w:rsidRDefault="005E1A8B" w:rsidP="00C00D20">
      <w:pPr>
        <w:tabs>
          <w:tab w:val="left" w:pos="5768"/>
        </w:tabs>
        <w:spacing w:after="0"/>
        <w:jc w:val="center"/>
        <w:rPr>
          <w:rFonts w:ascii="Arial" w:hAnsi="Arial" w:cs="Arial"/>
          <w:sz w:val="18"/>
          <w:lang w:val="es-MX"/>
        </w:rPr>
      </w:pPr>
    </w:p>
    <w:p w:rsidR="005E1A8B" w:rsidRDefault="005E1A8B" w:rsidP="005E1A8B">
      <w:pPr>
        <w:pStyle w:val="Ttulo1"/>
      </w:pPr>
      <w:r w:rsidRPr="005E1A8B">
        <w:lastRenderedPageBreak/>
        <w:t>Recapitulación</w:t>
      </w:r>
    </w:p>
    <w:p w:rsidR="00C00D20" w:rsidRDefault="005E1A8B" w:rsidP="00ED7AB2">
      <w:pPr>
        <w:spacing w:after="0"/>
        <w:jc w:val="center"/>
        <w:rPr>
          <w:rFonts w:ascii="Arial" w:hAnsi="Arial" w:cs="Arial"/>
          <w:sz w:val="18"/>
          <w:lang w:val="es-MX"/>
        </w:rPr>
      </w:pPr>
      <w:r w:rsidRPr="005E1A8B">
        <w:rPr>
          <w:rFonts w:ascii="Arial" w:hAnsi="Arial" w:cs="Arial"/>
          <w:sz w:val="18"/>
          <w:lang w:val="es-MX"/>
        </w:rPr>
        <w:drawing>
          <wp:inline distT="0" distB="0" distL="0" distR="0" wp14:anchorId="22158C39" wp14:editId="3B6B2A89">
            <wp:extent cx="5265876" cy="1181202"/>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65876" cy="1181202"/>
                    </a:xfrm>
                    <a:prstGeom prst="rect">
                      <a:avLst/>
                    </a:prstGeom>
                  </pic:spPr>
                </pic:pic>
              </a:graphicData>
            </a:graphic>
          </wp:inline>
        </w:drawing>
      </w:r>
    </w:p>
    <w:p w:rsidR="005E1A8B" w:rsidRDefault="005E1A8B" w:rsidP="00ED7AB2">
      <w:pPr>
        <w:spacing w:after="0"/>
        <w:jc w:val="center"/>
        <w:rPr>
          <w:rFonts w:ascii="Arial" w:hAnsi="Arial" w:cs="Arial"/>
          <w:sz w:val="18"/>
          <w:lang w:val="es-MX"/>
        </w:rPr>
      </w:pPr>
      <w:r w:rsidRPr="005E1A8B">
        <w:rPr>
          <w:rFonts w:ascii="Arial" w:hAnsi="Arial" w:cs="Arial"/>
          <w:sz w:val="18"/>
          <w:lang w:val="es-MX"/>
        </w:rPr>
        <w:drawing>
          <wp:inline distT="0" distB="0" distL="0" distR="0" wp14:anchorId="7E56E451" wp14:editId="2230F6CF">
            <wp:extent cx="5279708" cy="1160375"/>
            <wp:effectExtent l="0" t="0" r="0" b="190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92605" cy="1163210"/>
                    </a:xfrm>
                    <a:prstGeom prst="rect">
                      <a:avLst/>
                    </a:prstGeom>
                  </pic:spPr>
                </pic:pic>
              </a:graphicData>
            </a:graphic>
          </wp:inline>
        </w:drawing>
      </w:r>
    </w:p>
    <w:p w:rsidR="005E1A8B" w:rsidRPr="00ED7AB2" w:rsidRDefault="005E1A8B" w:rsidP="00ED7AB2">
      <w:pPr>
        <w:spacing w:after="0"/>
        <w:jc w:val="center"/>
        <w:rPr>
          <w:rFonts w:ascii="Arial" w:hAnsi="Arial" w:cs="Arial"/>
          <w:sz w:val="18"/>
          <w:lang w:val="es-MX"/>
        </w:rPr>
      </w:pPr>
      <w:r w:rsidRPr="005E1A8B">
        <w:rPr>
          <w:rFonts w:ascii="Arial" w:hAnsi="Arial" w:cs="Arial"/>
          <w:sz w:val="18"/>
          <w:lang w:val="es-MX"/>
        </w:rPr>
        <w:drawing>
          <wp:inline distT="0" distB="0" distL="0" distR="0" wp14:anchorId="7F07F158" wp14:editId="421CD0F2">
            <wp:extent cx="5276850" cy="1114412"/>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02950" cy="1119924"/>
                    </a:xfrm>
                    <a:prstGeom prst="rect">
                      <a:avLst/>
                    </a:prstGeom>
                  </pic:spPr>
                </pic:pic>
              </a:graphicData>
            </a:graphic>
          </wp:inline>
        </w:drawing>
      </w:r>
    </w:p>
    <w:sectPr w:rsidR="005E1A8B" w:rsidRPr="00ED7AB2" w:rsidSect="004E1AED">
      <w:footerReference w:type="default" r:id="rId38"/>
      <w:pgSz w:w="11907" w:h="16839" w:code="9"/>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A1AF8" w:rsidRDefault="003A1AF8">
      <w:pPr>
        <w:spacing w:after="0" w:line="240" w:lineRule="auto"/>
      </w:pPr>
      <w:r>
        <w:separator/>
      </w:r>
    </w:p>
  </w:endnote>
  <w:endnote w:type="continuationSeparator" w:id="0">
    <w:p w:rsidR="003A1AF8" w:rsidRDefault="003A1A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5527538"/>
      <w:docPartObj>
        <w:docPartGallery w:val="Page Numbers (Bottom of Page)"/>
        <w:docPartUnique/>
      </w:docPartObj>
    </w:sdtPr>
    <w:sdtEndPr>
      <w:rPr>
        <w:noProof/>
      </w:rPr>
    </w:sdtEndPr>
    <w:sdtContent>
      <w:p w:rsidR="00DF66C0" w:rsidRDefault="00DF66C0">
        <w:pPr>
          <w:pStyle w:val="Piedepgina"/>
        </w:pPr>
        <w:r>
          <w:rPr>
            <w:lang w:bidi="es-ES"/>
          </w:rPr>
          <w:fldChar w:fldCharType="begin"/>
        </w:r>
        <w:r>
          <w:rPr>
            <w:lang w:bidi="es-ES"/>
          </w:rPr>
          <w:instrText xml:space="preserve"> PAGE   \* MERGEFORMAT </w:instrText>
        </w:r>
        <w:r>
          <w:rPr>
            <w:lang w:bidi="es-ES"/>
          </w:rPr>
          <w:fldChar w:fldCharType="separate"/>
        </w:r>
        <w:r w:rsidR="005B0C55">
          <w:rPr>
            <w:noProof/>
            <w:lang w:bidi="es-ES"/>
          </w:rPr>
          <w:t>3</w:t>
        </w:r>
        <w:r>
          <w:rPr>
            <w:noProof/>
            <w:lang w:bidi="es-ES"/>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A1AF8" w:rsidRDefault="003A1AF8">
      <w:pPr>
        <w:spacing w:after="0" w:line="240" w:lineRule="auto"/>
      </w:pPr>
      <w:r>
        <w:separator/>
      </w:r>
    </w:p>
  </w:footnote>
  <w:footnote w:type="continuationSeparator" w:id="0">
    <w:p w:rsidR="003A1AF8" w:rsidRDefault="003A1AF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CB6686A2"/>
    <w:lvl w:ilvl="0">
      <w:start w:val="1"/>
      <w:numFmt w:val="decimal"/>
      <w:lvlText w:val="%1."/>
      <w:lvlJc w:val="left"/>
      <w:pPr>
        <w:tabs>
          <w:tab w:val="num" w:pos="1800"/>
        </w:tabs>
        <w:ind w:left="1800" w:hanging="360"/>
      </w:pPr>
    </w:lvl>
  </w:abstractNum>
  <w:abstractNum w:abstractNumId="1">
    <w:nsid w:val="FFFFFF7D"/>
    <w:multiLevelType w:val="singleLevel"/>
    <w:tmpl w:val="75BE83CE"/>
    <w:lvl w:ilvl="0">
      <w:start w:val="1"/>
      <w:numFmt w:val="decimal"/>
      <w:lvlText w:val="%1."/>
      <w:lvlJc w:val="left"/>
      <w:pPr>
        <w:tabs>
          <w:tab w:val="num" w:pos="1440"/>
        </w:tabs>
        <w:ind w:left="1440" w:hanging="360"/>
      </w:pPr>
    </w:lvl>
  </w:abstractNum>
  <w:abstractNum w:abstractNumId="2">
    <w:nsid w:val="FFFFFF7E"/>
    <w:multiLevelType w:val="singleLevel"/>
    <w:tmpl w:val="30E2AF90"/>
    <w:lvl w:ilvl="0">
      <w:start w:val="1"/>
      <w:numFmt w:val="decimal"/>
      <w:lvlText w:val="%1."/>
      <w:lvlJc w:val="left"/>
      <w:pPr>
        <w:tabs>
          <w:tab w:val="num" w:pos="1080"/>
        </w:tabs>
        <w:ind w:left="1080" w:hanging="360"/>
      </w:pPr>
    </w:lvl>
  </w:abstractNum>
  <w:abstractNum w:abstractNumId="3">
    <w:nsid w:val="FFFFFF7F"/>
    <w:multiLevelType w:val="singleLevel"/>
    <w:tmpl w:val="3F1A134C"/>
    <w:lvl w:ilvl="0">
      <w:start w:val="1"/>
      <w:numFmt w:val="decimal"/>
      <w:lvlText w:val="%1."/>
      <w:lvlJc w:val="left"/>
      <w:pPr>
        <w:tabs>
          <w:tab w:val="num" w:pos="720"/>
        </w:tabs>
        <w:ind w:left="720" w:hanging="360"/>
      </w:pPr>
    </w:lvl>
  </w:abstractNum>
  <w:abstractNum w:abstractNumId="4">
    <w:nsid w:val="FFFFFF80"/>
    <w:multiLevelType w:val="singleLevel"/>
    <w:tmpl w:val="BAA4C9BC"/>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F76EF0D2"/>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527E0E58"/>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381046D4"/>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A69AE704"/>
    <w:lvl w:ilvl="0">
      <w:start w:val="1"/>
      <w:numFmt w:val="decimal"/>
      <w:lvlText w:val="%1."/>
      <w:lvlJc w:val="left"/>
      <w:pPr>
        <w:tabs>
          <w:tab w:val="num" w:pos="360"/>
        </w:tabs>
        <w:ind w:left="360" w:hanging="360"/>
      </w:pPr>
    </w:lvl>
  </w:abstractNum>
  <w:abstractNum w:abstractNumId="9">
    <w:nsid w:val="FFFFFF89"/>
    <w:multiLevelType w:val="singleLevel"/>
    <w:tmpl w:val="A32435FA"/>
    <w:lvl w:ilvl="0">
      <w:start w:val="1"/>
      <w:numFmt w:val="bullet"/>
      <w:lvlText w:val=""/>
      <w:lvlJc w:val="left"/>
      <w:pPr>
        <w:tabs>
          <w:tab w:val="num" w:pos="360"/>
        </w:tabs>
        <w:ind w:left="360" w:hanging="360"/>
      </w:pPr>
      <w:rPr>
        <w:rFonts w:ascii="Symbol" w:hAnsi="Symbol" w:hint="default"/>
      </w:rPr>
    </w:lvl>
  </w:abstractNum>
  <w:abstractNum w:abstractNumId="10">
    <w:nsid w:val="00CE7CA9"/>
    <w:multiLevelType w:val="multilevel"/>
    <w:tmpl w:val="7CAA2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43E04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F3E15F7"/>
    <w:multiLevelType w:val="multilevel"/>
    <w:tmpl w:val="D1E0F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2FA4649"/>
    <w:multiLevelType w:val="multilevel"/>
    <w:tmpl w:val="69EE6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38B6760"/>
    <w:multiLevelType w:val="multilevel"/>
    <w:tmpl w:val="52F6F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43B5797"/>
    <w:multiLevelType w:val="multilevel"/>
    <w:tmpl w:val="2368C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9062CF6"/>
    <w:multiLevelType w:val="multilevel"/>
    <w:tmpl w:val="4C68B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A2A70BA"/>
    <w:multiLevelType w:val="multilevel"/>
    <w:tmpl w:val="E52EA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A0213D2"/>
    <w:multiLevelType w:val="multilevel"/>
    <w:tmpl w:val="2028F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35D128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nsid w:val="7642168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7A2C3EB3"/>
    <w:multiLevelType w:val="multilevel"/>
    <w:tmpl w:val="84B46318"/>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5">
    <w:nsid w:val="7F3A1AB1"/>
    <w:multiLevelType w:val="multilevel"/>
    <w:tmpl w:val="04090023"/>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20"/>
  </w:num>
  <w:num w:numId="2">
    <w:abstractNumId w:val="11"/>
  </w:num>
  <w:num w:numId="3">
    <w:abstractNumId w:val="19"/>
  </w:num>
  <w:num w:numId="4">
    <w:abstractNumId w:val="12"/>
  </w:num>
  <w:num w:numId="5">
    <w:abstractNumId w:val="23"/>
  </w:num>
  <w:num w:numId="6">
    <w:abstractNumId w:val="24"/>
  </w:num>
  <w:num w:numId="7">
    <w:abstractNumId w:val="22"/>
  </w:num>
  <w:num w:numId="8">
    <w:abstractNumId w:val="25"/>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14"/>
  </w:num>
  <w:num w:numId="20">
    <w:abstractNumId w:val="21"/>
  </w:num>
  <w:num w:numId="21">
    <w:abstractNumId w:val="13"/>
  </w:num>
  <w:num w:numId="22">
    <w:abstractNumId w:val="17"/>
  </w:num>
  <w:num w:numId="23">
    <w:abstractNumId w:val="10"/>
  </w:num>
  <w:num w:numId="24">
    <w:abstractNumId w:val="16"/>
  </w:num>
  <w:num w:numId="25">
    <w:abstractNumId w:val="18"/>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attachedTemplate r:id="rId1"/>
  <w:defaultTabStop w:val="720"/>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1EEF"/>
    <w:rsid w:val="00117503"/>
    <w:rsid w:val="00194DF6"/>
    <w:rsid w:val="0020127B"/>
    <w:rsid w:val="002C5C78"/>
    <w:rsid w:val="003A1AF8"/>
    <w:rsid w:val="00477F54"/>
    <w:rsid w:val="004E1AED"/>
    <w:rsid w:val="005B0C55"/>
    <w:rsid w:val="005C12A5"/>
    <w:rsid w:val="005E1A8B"/>
    <w:rsid w:val="006A1EEF"/>
    <w:rsid w:val="00894529"/>
    <w:rsid w:val="00905042"/>
    <w:rsid w:val="00A1310C"/>
    <w:rsid w:val="00B17898"/>
    <w:rsid w:val="00BB71F2"/>
    <w:rsid w:val="00BD247D"/>
    <w:rsid w:val="00C00D20"/>
    <w:rsid w:val="00C81E08"/>
    <w:rsid w:val="00D17A15"/>
    <w:rsid w:val="00D47A97"/>
    <w:rsid w:val="00D55EC9"/>
    <w:rsid w:val="00DF66C0"/>
    <w:rsid w:val="00ED7AB2"/>
    <w:rsid w:val="00FA480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F506E2E-C5B4-46A6-8CCD-F937DCA5B5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1AED"/>
  </w:style>
  <w:style w:type="paragraph" w:styleId="Ttulo1">
    <w:name w:val="heading 1"/>
    <w:basedOn w:val="Normal"/>
    <w:next w:val="Normal"/>
    <w:link w:val="Ttulo1Car"/>
    <w:uiPriority w:val="9"/>
    <w:qFormat/>
    <w:rsid w:val="00A1310C"/>
    <w:pPr>
      <w:pBdr>
        <w:top w:val="single" w:sz="24" w:space="0" w:color="0673A5" w:themeColor="text2" w:themeShade="BF"/>
        <w:left w:val="single" w:sz="24" w:space="0" w:color="0673A5" w:themeColor="text2" w:themeShade="BF"/>
        <w:bottom w:val="single" w:sz="24" w:space="0" w:color="0673A5" w:themeColor="text2" w:themeShade="BF"/>
        <w:right w:val="single" w:sz="24" w:space="0" w:color="0673A5" w:themeColor="text2" w:themeShade="BF"/>
      </w:pBdr>
      <w:shd w:val="clear" w:color="auto" w:fill="0673A5" w:themeFill="text2" w:themeFillShade="BF"/>
      <w:spacing w:after="0"/>
      <w:outlineLvl w:val="0"/>
    </w:pPr>
    <w:rPr>
      <w:rFonts w:asciiTheme="majorHAnsi" w:eastAsiaTheme="majorEastAsia" w:hAnsiTheme="majorHAnsi" w:cstheme="majorBidi"/>
      <w:caps/>
      <w:color w:val="FFFFFF" w:themeColor="background1"/>
      <w:spacing w:val="15"/>
    </w:rPr>
  </w:style>
  <w:style w:type="paragraph" w:styleId="Ttulo2">
    <w:name w:val="heading 2"/>
    <w:basedOn w:val="Normal"/>
    <w:next w:val="Normal"/>
    <w:link w:val="Ttulo2Car"/>
    <w:uiPriority w:val="9"/>
    <w:semiHidden/>
    <w:unhideWhenUsed/>
    <w:qFormat/>
    <w:rsid w:val="00D47A97"/>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Ttulo3">
    <w:name w:val="heading 3"/>
    <w:basedOn w:val="Normal"/>
    <w:next w:val="Normal"/>
    <w:link w:val="Ttulo3Car"/>
    <w:uiPriority w:val="9"/>
    <w:semiHidden/>
    <w:unhideWhenUsed/>
    <w:qFormat/>
    <w:rsid w:val="00D47A97"/>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Ttulo4">
    <w:name w:val="heading 4"/>
    <w:basedOn w:val="Normal"/>
    <w:next w:val="Normal"/>
    <w:link w:val="Ttulo4Car"/>
    <w:uiPriority w:val="9"/>
    <w:semiHidden/>
    <w:unhideWhenUsed/>
    <w:qFormat/>
    <w:rsid w:val="00D47A97"/>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Ttulo5">
    <w:name w:val="heading 5"/>
    <w:basedOn w:val="Normal"/>
    <w:next w:val="Normal"/>
    <w:link w:val="Ttulo5Car"/>
    <w:uiPriority w:val="9"/>
    <w:semiHidden/>
    <w:unhideWhenUsed/>
    <w:qFormat/>
    <w:rsid w:val="00D47A97"/>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Ttulo6">
    <w:name w:val="heading 6"/>
    <w:basedOn w:val="Normal"/>
    <w:next w:val="Normal"/>
    <w:link w:val="Ttulo6Car"/>
    <w:uiPriority w:val="9"/>
    <w:semiHidden/>
    <w:unhideWhenUsed/>
    <w:qFormat/>
    <w:rsid w:val="00D47A97"/>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Ttulo7">
    <w:name w:val="heading 7"/>
    <w:basedOn w:val="Normal"/>
    <w:next w:val="Normal"/>
    <w:link w:val="Ttulo7Car"/>
    <w:uiPriority w:val="9"/>
    <w:semiHidden/>
    <w:unhideWhenUsed/>
    <w:qFormat/>
    <w:rsid w:val="00D47A97"/>
    <w:pPr>
      <w:spacing w:before="200" w:after="0"/>
      <w:outlineLvl w:val="6"/>
    </w:pPr>
    <w:rPr>
      <w:rFonts w:asciiTheme="majorHAnsi" w:eastAsiaTheme="majorEastAsia" w:hAnsiTheme="majorHAnsi" w:cstheme="majorBidi"/>
      <w:caps/>
      <w:color w:val="0673A5" w:themeColor="text2" w:themeShade="BF"/>
      <w:spacing w:val="10"/>
    </w:rPr>
  </w:style>
  <w:style w:type="paragraph" w:styleId="Ttulo8">
    <w:name w:val="heading 8"/>
    <w:basedOn w:val="Normal"/>
    <w:next w:val="Normal"/>
    <w:link w:val="Ttulo8C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Ttulo9">
    <w:name w:val="heading 9"/>
    <w:basedOn w:val="Normal"/>
    <w:next w:val="Normal"/>
    <w:link w:val="Ttulo9C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1310C"/>
    <w:rPr>
      <w:rFonts w:asciiTheme="majorHAnsi" w:eastAsiaTheme="majorEastAsia" w:hAnsiTheme="majorHAnsi" w:cstheme="majorBidi"/>
      <w:caps/>
      <w:color w:val="FFFFFF" w:themeColor="background1"/>
      <w:spacing w:val="15"/>
      <w:shd w:val="clear" w:color="auto" w:fill="0673A5" w:themeFill="text2" w:themeFillShade="BF"/>
    </w:rPr>
  </w:style>
  <w:style w:type="character" w:customStyle="1" w:styleId="Ttulo2Car">
    <w:name w:val="Título 2 Car"/>
    <w:basedOn w:val="Fuentedeprrafopredeter"/>
    <w:link w:val="Ttulo2"/>
    <w:uiPriority w:val="9"/>
    <w:rPr>
      <w:rFonts w:asciiTheme="majorHAnsi" w:eastAsiaTheme="majorEastAsia" w:hAnsiTheme="majorHAnsi" w:cstheme="majorBidi"/>
      <w:caps/>
      <w:spacing w:val="15"/>
      <w:shd w:val="clear" w:color="auto" w:fill="C9ECFC" w:themeFill="text2" w:themeFillTint="33"/>
    </w:rPr>
  </w:style>
  <w:style w:type="character" w:customStyle="1" w:styleId="Ttulo3Car">
    <w:name w:val="Título 3 Car"/>
    <w:basedOn w:val="Fuentedeprrafopredeter"/>
    <w:link w:val="Ttulo3"/>
    <w:uiPriority w:val="9"/>
    <w:rPr>
      <w:rFonts w:asciiTheme="majorHAnsi" w:eastAsiaTheme="majorEastAsia" w:hAnsiTheme="majorHAnsi" w:cstheme="majorBidi"/>
      <w:caps/>
      <w:color w:val="044D6E" w:themeColor="text2" w:themeShade="80"/>
      <w:spacing w:val="15"/>
    </w:rPr>
  </w:style>
  <w:style w:type="table" w:styleId="Tablaconcuadrcula">
    <w:name w:val="Table Grid"/>
    <w:basedOn w:val="Tablanormal"/>
    <w:uiPriority w:val="1"/>
    <w:pPr>
      <w:spacing w:after="0" w:line="240" w:lineRule="auto"/>
    </w:pPr>
    <w:tblPr>
      <w:tblInd w:w="0" w:type="dxa"/>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CellMar>
        <w:top w:w="0" w:type="dxa"/>
        <w:left w:w="108" w:type="dxa"/>
        <w:bottom w:w="0" w:type="dxa"/>
        <w:right w:w="108" w:type="dxa"/>
      </w:tblCellMar>
    </w:tblPr>
  </w:style>
  <w:style w:type="paragraph" w:styleId="Puesto">
    <w:name w:val="Title"/>
    <w:basedOn w:val="Normal"/>
    <w:link w:val="PuestoCar"/>
    <w:uiPriority w:val="1"/>
    <w:qFormat/>
    <w:rsid w:val="00A1310C"/>
    <w:pPr>
      <w:spacing w:before="0" w:after="0"/>
    </w:pPr>
    <w:rPr>
      <w:rFonts w:asciiTheme="majorHAnsi" w:eastAsiaTheme="majorEastAsia" w:hAnsiTheme="majorHAnsi" w:cstheme="majorBidi"/>
      <w:caps/>
      <w:color w:val="0673A5" w:themeColor="text2" w:themeShade="BF"/>
      <w:spacing w:val="10"/>
      <w:sz w:val="52"/>
      <w:szCs w:val="52"/>
    </w:rPr>
  </w:style>
  <w:style w:type="character" w:customStyle="1" w:styleId="PuestoCar">
    <w:name w:val="Puesto Car"/>
    <w:basedOn w:val="Fuentedeprrafopredeter"/>
    <w:link w:val="Puesto"/>
    <w:uiPriority w:val="1"/>
    <w:rsid w:val="00A1310C"/>
    <w:rPr>
      <w:rFonts w:asciiTheme="majorHAnsi" w:eastAsiaTheme="majorEastAsia" w:hAnsiTheme="majorHAnsi" w:cstheme="majorBidi"/>
      <w:caps/>
      <w:color w:val="0673A5" w:themeColor="text2" w:themeShade="BF"/>
      <w:spacing w:val="10"/>
      <w:sz w:val="52"/>
      <w:szCs w:val="52"/>
    </w:rPr>
  </w:style>
  <w:style w:type="paragraph" w:styleId="Subttulo">
    <w:name w:val="Subtitle"/>
    <w:basedOn w:val="Normal"/>
    <w:next w:val="Normal"/>
    <w:link w:val="SubttuloCar"/>
    <w:uiPriority w:val="11"/>
    <w:semiHidden/>
    <w:unhideWhenUsed/>
    <w:qFormat/>
    <w:rsid w:val="004E1AED"/>
    <w:pPr>
      <w:numPr>
        <w:ilvl w:val="1"/>
      </w:numPr>
      <w:spacing w:after="160"/>
    </w:pPr>
    <w:rPr>
      <w:color w:val="404040" w:themeColor="text1" w:themeTint="E6"/>
    </w:rPr>
  </w:style>
  <w:style w:type="character" w:customStyle="1" w:styleId="SubttuloCar">
    <w:name w:val="Subtítulo Car"/>
    <w:basedOn w:val="Fuentedeprrafopredeter"/>
    <w:link w:val="Subttulo"/>
    <w:uiPriority w:val="11"/>
    <w:semiHidden/>
    <w:rsid w:val="004E1AED"/>
    <w:rPr>
      <w:color w:val="404040" w:themeColor="text1" w:themeTint="E6"/>
    </w:rPr>
  </w:style>
  <w:style w:type="character" w:styleId="nfasisintenso">
    <w:name w:val="Intense Emphasis"/>
    <w:basedOn w:val="Fuentedeprrafopredeter"/>
    <w:uiPriority w:val="21"/>
    <w:semiHidden/>
    <w:unhideWhenUsed/>
    <w:qFormat/>
    <w:rsid w:val="004E1AED"/>
    <w:rPr>
      <w:i/>
      <w:iCs/>
      <w:color w:val="806000" w:themeColor="accent1" w:themeShade="80"/>
    </w:rPr>
  </w:style>
  <w:style w:type="paragraph" w:styleId="Citadestacada">
    <w:name w:val="Intense Quote"/>
    <w:basedOn w:val="Normal"/>
    <w:next w:val="Normal"/>
    <w:link w:val="CitadestacadaCar"/>
    <w:uiPriority w:val="30"/>
    <w:semiHidden/>
    <w:unhideWhenUsed/>
    <w:qFormat/>
    <w:rsid w:val="004E1AED"/>
    <w:pPr>
      <w:pBdr>
        <w:top w:val="single" w:sz="4" w:space="10" w:color="806000" w:themeColor="accent1" w:themeShade="80"/>
        <w:bottom w:val="single" w:sz="4" w:space="10" w:color="806000" w:themeColor="accent1" w:themeShade="80"/>
      </w:pBdr>
      <w:spacing w:before="360" w:after="360"/>
      <w:ind w:left="864" w:right="864"/>
      <w:jc w:val="center"/>
    </w:pPr>
    <w:rPr>
      <w:i/>
      <w:iCs/>
      <w:color w:val="806000" w:themeColor="accent1" w:themeShade="80"/>
    </w:rPr>
  </w:style>
  <w:style w:type="character" w:customStyle="1" w:styleId="CitadestacadaCar">
    <w:name w:val="Cita destacada Car"/>
    <w:basedOn w:val="Fuentedeprrafopredeter"/>
    <w:link w:val="Citadestacada"/>
    <w:uiPriority w:val="30"/>
    <w:semiHidden/>
    <w:rsid w:val="004E1AED"/>
    <w:rPr>
      <w:i/>
      <w:iCs/>
      <w:color w:val="806000" w:themeColor="accent1" w:themeShade="80"/>
    </w:rPr>
  </w:style>
  <w:style w:type="character" w:styleId="Referenciaintensa">
    <w:name w:val="Intense Reference"/>
    <w:basedOn w:val="Fuentedeprrafopredeter"/>
    <w:uiPriority w:val="32"/>
    <w:semiHidden/>
    <w:unhideWhenUsed/>
    <w:qFormat/>
    <w:rsid w:val="004E1AED"/>
    <w:rPr>
      <w:b/>
      <w:bCs/>
      <w:caps w:val="0"/>
      <w:smallCaps/>
      <w:color w:val="806000" w:themeColor="accent1" w:themeShade="80"/>
      <w:spacing w:val="5"/>
    </w:rPr>
  </w:style>
  <w:style w:type="character" w:customStyle="1" w:styleId="Ttulo4Car">
    <w:name w:val="Título 4 Car"/>
    <w:basedOn w:val="Fuentedeprrafopredeter"/>
    <w:link w:val="Ttulo4"/>
    <w:uiPriority w:val="9"/>
    <w:rPr>
      <w:rFonts w:asciiTheme="majorHAnsi" w:eastAsiaTheme="majorEastAsia" w:hAnsiTheme="majorHAnsi" w:cstheme="majorBidi"/>
      <w:caps/>
      <w:color w:val="0673A5" w:themeColor="text2" w:themeShade="BF"/>
      <w:spacing w:val="10"/>
    </w:rPr>
  </w:style>
  <w:style w:type="character" w:customStyle="1" w:styleId="Ttulo5Car">
    <w:name w:val="Título 5 Car"/>
    <w:basedOn w:val="Fuentedeprrafopredeter"/>
    <w:link w:val="Ttulo5"/>
    <w:uiPriority w:val="9"/>
    <w:rPr>
      <w:rFonts w:asciiTheme="majorHAnsi" w:eastAsiaTheme="majorEastAsia" w:hAnsiTheme="majorHAnsi" w:cstheme="majorBidi"/>
      <w:caps/>
      <w:color w:val="0673A5" w:themeColor="text2" w:themeShade="BF"/>
      <w:spacing w:val="10"/>
    </w:rPr>
  </w:style>
  <w:style w:type="character" w:customStyle="1" w:styleId="Ttulo6Car">
    <w:name w:val="Título 6 Car"/>
    <w:basedOn w:val="Fuentedeprrafopredeter"/>
    <w:link w:val="Ttulo6"/>
    <w:uiPriority w:val="9"/>
    <w:rPr>
      <w:rFonts w:asciiTheme="majorHAnsi" w:eastAsiaTheme="majorEastAsia" w:hAnsiTheme="majorHAnsi" w:cstheme="majorBidi"/>
      <w:caps/>
      <w:color w:val="0673A5" w:themeColor="text2" w:themeShade="BF"/>
      <w:spacing w:val="10"/>
    </w:rPr>
  </w:style>
  <w:style w:type="character" w:customStyle="1" w:styleId="Ttulo7Car">
    <w:name w:val="Título 7 Car"/>
    <w:basedOn w:val="Fuentedeprrafopredeter"/>
    <w:link w:val="Ttulo7"/>
    <w:uiPriority w:val="9"/>
    <w:rPr>
      <w:rFonts w:asciiTheme="majorHAnsi" w:eastAsiaTheme="majorEastAsia" w:hAnsiTheme="majorHAnsi" w:cstheme="majorBidi"/>
      <w:caps/>
      <w:color w:val="0673A5" w:themeColor="text2" w:themeShade="BF"/>
      <w:spacing w:val="10"/>
    </w:rPr>
  </w:style>
  <w:style w:type="character" w:customStyle="1" w:styleId="Ttulo8Car">
    <w:name w:val="Título 8 Car"/>
    <w:basedOn w:val="Fuentedeprrafopredeter"/>
    <w:link w:val="Ttulo8"/>
    <w:uiPriority w:val="9"/>
    <w:semiHidden/>
    <w:rsid w:val="00D47A97"/>
    <w:rPr>
      <w:rFonts w:asciiTheme="majorHAnsi" w:eastAsiaTheme="majorEastAsia" w:hAnsiTheme="majorHAnsi" w:cstheme="majorBidi"/>
      <w:caps/>
      <w:spacing w:val="10"/>
      <w:szCs w:val="18"/>
    </w:rPr>
  </w:style>
  <w:style w:type="character" w:customStyle="1" w:styleId="Ttulo9Car">
    <w:name w:val="Título 9 Car"/>
    <w:basedOn w:val="Fuentedeprrafopredeter"/>
    <w:link w:val="Ttulo9"/>
    <w:uiPriority w:val="9"/>
    <w:semiHidden/>
    <w:rsid w:val="00D47A97"/>
    <w:rPr>
      <w:rFonts w:asciiTheme="majorHAnsi" w:eastAsiaTheme="majorEastAsia" w:hAnsiTheme="majorHAnsi" w:cstheme="majorBidi"/>
      <w:i/>
      <w:iCs/>
      <w:caps/>
      <w:spacing w:val="10"/>
      <w:szCs w:val="18"/>
    </w:rPr>
  </w:style>
  <w:style w:type="paragraph" w:styleId="Descripcin">
    <w:name w:val="caption"/>
    <w:basedOn w:val="Normal"/>
    <w:next w:val="Normal"/>
    <w:uiPriority w:val="35"/>
    <w:semiHidden/>
    <w:unhideWhenUsed/>
    <w:qFormat/>
    <w:rsid w:val="00D47A97"/>
    <w:rPr>
      <w:b/>
      <w:bCs/>
      <w:color w:val="0673A5" w:themeColor="text2" w:themeShade="BF"/>
      <w:szCs w:val="16"/>
    </w:rPr>
  </w:style>
  <w:style w:type="paragraph" w:styleId="TtulodeTDC">
    <w:name w:val="TOC Heading"/>
    <w:basedOn w:val="Ttulo1"/>
    <w:next w:val="Normal"/>
    <w:uiPriority w:val="39"/>
    <w:semiHidden/>
    <w:unhideWhenUsed/>
    <w:qFormat/>
    <w:pPr>
      <w:outlineLvl w:val="9"/>
    </w:pPr>
  </w:style>
  <w:style w:type="paragraph" w:styleId="Textodeglobo">
    <w:name w:val="Balloon Text"/>
    <w:basedOn w:val="Normal"/>
    <w:link w:val="TextodegloboCar"/>
    <w:uiPriority w:val="99"/>
    <w:semiHidden/>
    <w:unhideWhenUsed/>
    <w:rsid w:val="00D47A97"/>
    <w:pPr>
      <w:spacing w:before="0" w:after="0" w:line="240" w:lineRule="auto"/>
    </w:pPr>
    <w:rPr>
      <w:rFonts w:ascii="Segoe UI" w:hAnsi="Segoe UI" w:cs="Segoe UI"/>
      <w:szCs w:val="18"/>
    </w:rPr>
  </w:style>
  <w:style w:type="character" w:customStyle="1" w:styleId="TextodegloboCar">
    <w:name w:val="Texto de globo Car"/>
    <w:basedOn w:val="Fuentedeprrafopredeter"/>
    <w:link w:val="Textodeglobo"/>
    <w:uiPriority w:val="99"/>
    <w:semiHidden/>
    <w:rsid w:val="00D47A97"/>
    <w:rPr>
      <w:rFonts w:ascii="Segoe UI" w:hAnsi="Segoe UI" w:cs="Segoe UI"/>
      <w:szCs w:val="18"/>
    </w:rPr>
  </w:style>
  <w:style w:type="paragraph" w:styleId="Textoindependiente3">
    <w:name w:val="Body Text 3"/>
    <w:basedOn w:val="Normal"/>
    <w:link w:val="Textoindependiente3Car"/>
    <w:uiPriority w:val="99"/>
    <w:semiHidden/>
    <w:unhideWhenUsed/>
    <w:rsid w:val="00D47A97"/>
    <w:pPr>
      <w:spacing w:after="120"/>
    </w:pPr>
    <w:rPr>
      <w:szCs w:val="16"/>
    </w:rPr>
  </w:style>
  <w:style w:type="character" w:customStyle="1" w:styleId="Textoindependiente3Car">
    <w:name w:val="Texto independiente 3 Car"/>
    <w:basedOn w:val="Fuentedeprrafopredeter"/>
    <w:link w:val="Textoindependiente3"/>
    <w:uiPriority w:val="99"/>
    <w:semiHidden/>
    <w:rsid w:val="00D47A97"/>
    <w:rPr>
      <w:szCs w:val="16"/>
    </w:rPr>
  </w:style>
  <w:style w:type="paragraph" w:styleId="Sangra3detindependiente">
    <w:name w:val="Body Text Indent 3"/>
    <w:basedOn w:val="Normal"/>
    <w:link w:val="Sangra3detindependienteCar"/>
    <w:uiPriority w:val="99"/>
    <w:semiHidden/>
    <w:unhideWhenUsed/>
    <w:rsid w:val="00D47A97"/>
    <w:pPr>
      <w:spacing w:after="120"/>
      <w:ind w:left="360"/>
    </w:pPr>
    <w:rPr>
      <w:szCs w:val="16"/>
    </w:rPr>
  </w:style>
  <w:style w:type="character" w:customStyle="1" w:styleId="Sangra3detindependienteCar">
    <w:name w:val="Sangría 3 de t. independiente Car"/>
    <w:basedOn w:val="Fuentedeprrafopredeter"/>
    <w:link w:val="Sangra3detindependiente"/>
    <w:uiPriority w:val="99"/>
    <w:semiHidden/>
    <w:rsid w:val="00D47A97"/>
    <w:rPr>
      <w:szCs w:val="16"/>
    </w:rPr>
  </w:style>
  <w:style w:type="character" w:styleId="Refdecomentario">
    <w:name w:val="annotation reference"/>
    <w:basedOn w:val="Fuentedeprrafopredeter"/>
    <w:uiPriority w:val="99"/>
    <w:semiHidden/>
    <w:unhideWhenUsed/>
    <w:rsid w:val="00D47A97"/>
    <w:rPr>
      <w:sz w:val="22"/>
      <w:szCs w:val="16"/>
    </w:rPr>
  </w:style>
  <w:style w:type="paragraph" w:styleId="Textocomentario">
    <w:name w:val="annotation text"/>
    <w:basedOn w:val="Normal"/>
    <w:link w:val="TextocomentarioCar"/>
    <w:uiPriority w:val="99"/>
    <w:semiHidden/>
    <w:unhideWhenUsed/>
    <w:rsid w:val="00D47A97"/>
    <w:pPr>
      <w:spacing w:line="240" w:lineRule="auto"/>
    </w:pPr>
    <w:rPr>
      <w:szCs w:val="20"/>
    </w:rPr>
  </w:style>
  <w:style w:type="character" w:customStyle="1" w:styleId="TextocomentarioCar">
    <w:name w:val="Texto comentario Car"/>
    <w:basedOn w:val="Fuentedeprrafopredeter"/>
    <w:link w:val="Textocomentario"/>
    <w:uiPriority w:val="99"/>
    <w:semiHidden/>
    <w:rsid w:val="00D47A97"/>
    <w:rPr>
      <w:szCs w:val="20"/>
    </w:rPr>
  </w:style>
  <w:style w:type="paragraph" w:styleId="Asuntodelcomentario">
    <w:name w:val="annotation subject"/>
    <w:basedOn w:val="Textocomentario"/>
    <w:next w:val="Textocomentario"/>
    <w:link w:val="AsuntodelcomentarioCar"/>
    <w:uiPriority w:val="99"/>
    <w:semiHidden/>
    <w:unhideWhenUsed/>
    <w:rsid w:val="00D47A97"/>
    <w:rPr>
      <w:b/>
      <w:bCs/>
    </w:rPr>
  </w:style>
  <w:style w:type="character" w:customStyle="1" w:styleId="AsuntodelcomentarioCar">
    <w:name w:val="Asunto del comentario Car"/>
    <w:basedOn w:val="TextocomentarioCar"/>
    <w:link w:val="Asuntodelcomentario"/>
    <w:uiPriority w:val="99"/>
    <w:semiHidden/>
    <w:rsid w:val="00D47A97"/>
    <w:rPr>
      <w:b/>
      <w:bCs/>
      <w:szCs w:val="20"/>
    </w:rPr>
  </w:style>
  <w:style w:type="paragraph" w:styleId="Mapadeldocumento">
    <w:name w:val="Document Map"/>
    <w:basedOn w:val="Normal"/>
    <w:link w:val="MapadeldocumentoCar"/>
    <w:uiPriority w:val="99"/>
    <w:semiHidden/>
    <w:unhideWhenUsed/>
    <w:rsid w:val="00D47A97"/>
    <w:pPr>
      <w:spacing w:before="0" w:after="0" w:line="240" w:lineRule="auto"/>
    </w:pPr>
    <w:rPr>
      <w:rFonts w:ascii="Segoe UI" w:hAnsi="Segoe UI" w:cs="Segoe UI"/>
      <w:szCs w:val="16"/>
    </w:rPr>
  </w:style>
  <w:style w:type="character" w:customStyle="1" w:styleId="MapadeldocumentoCar">
    <w:name w:val="Mapa del documento Car"/>
    <w:basedOn w:val="Fuentedeprrafopredeter"/>
    <w:link w:val="Mapadeldocumento"/>
    <w:uiPriority w:val="99"/>
    <w:semiHidden/>
    <w:rsid w:val="00D47A97"/>
    <w:rPr>
      <w:rFonts w:ascii="Segoe UI" w:hAnsi="Segoe UI" w:cs="Segoe UI"/>
      <w:szCs w:val="16"/>
    </w:rPr>
  </w:style>
  <w:style w:type="paragraph" w:styleId="Textonotaalfinal">
    <w:name w:val="endnote text"/>
    <w:basedOn w:val="Normal"/>
    <w:link w:val="TextonotaalfinalCar"/>
    <w:uiPriority w:val="99"/>
    <w:semiHidden/>
    <w:unhideWhenUsed/>
    <w:rsid w:val="00D47A97"/>
    <w:pPr>
      <w:spacing w:before="0" w:after="0" w:line="240" w:lineRule="auto"/>
    </w:pPr>
    <w:rPr>
      <w:szCs w:val="20"/>
    </w:rPr>
  </w:style>
  <w:style w:type="character" w:customStyle="1" w:styleId="TextonotaalfinalCar">
    <w:name w:val="Texto nota al final Car"/>
    <w:basedOn w:val="Fuentedeprrafopredeter"/>
    <w:link w:val="Textonotaalfinal"/>
    <w:uiPriority w:val="99"/>
    <w:semiHidden/>
    <w:rsid w:val="00D47A97"/>
    <w:rPr>
      <w:szCs w:val="20"/>
    </w:rPr>
  </w:style>
  <w:style w:type="paragraph" w:styleId="Remitedesobre">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Textonotapie">
    <w:name w:val="footnote text"/>
    <w:basedOn w:val="Normal"/>
    <w:link w:val="TextonotapieCar"/>
    <w:uiPriority w:val="99"/>
    <w:semiHidden/>
    <w:unhideWhenUsed/>
    <w:rsid w:val="00D47A97"/>
    <w:pPr>
      <w:spacing w:before="0" w:after="0" w:line="240" w:lineRule="auto"/>
    </w:pPr>
    <w:rPr>
      <w:szCs w:val="20"/>
    </w:rPr>
  </w:style>
  <w:style w:type="character" w:customStyle="1" w:styleId="TextonotapieCar">
    <w:name w:val="Texto nota pie Car"/>
    <w:basedOn w:val="Fuentedeprrafopredeter"/>
    <w:link w:val="Textonotapie"/>
    <w:uiPriority w:val="99"/>
    <w:semiHidden/>
    <w:rsid w:val="00D47A97"/>
    <w:rPr>
      <w:szCs w:val="20"/>
    </w:rPr>
  </w:style>
  <w:style w:type="character" w:styleId="CdigoHTML">
    <w:name w:val="HTML Code"/>
    <w:basedOn w:val="Fuentedeprrafopredeter"/>
    <w:uiPriority w:val="99"/>
    <w:semiHidden/>
    <w:unhideWhenUsed/>
    <w:rsid w:val="00D47A97"/>
    <w:rPr>
      <w:rFonts w:ascii="Consolas" w:hAnsi="Consolas"/>
      <w:sz w:val="22"/>
      <w:szCs w:val="20"/>
    </w:rPr>
  </w:style>
  <w:style w:type="character" w:styleId="TecladoHTML">
    <w:name w:val="HTML Keyboard"/>
    <w:basedOn w:val="Fuentedeprrafopredeter"/>
    <w:uiPriority w:val="99"/>
    <w:semiHidden/>
    <w:unhideWhenUsed/>
    <w:rsid w:val="00D47A97"/>
    <w:rPr>
      <w:rFonts w:ascii="Consolas" w:hAnsi="Consolas"/>
      <w:sz w:val="22"/>
      <w:szCs w:val="20"/>
    </w:rPr>
  </w:style>
  <w:style w:type="paragraph" w:styleId="HTMLconformatoprevio">
    <w:name w:val="HTML Preformatted"/>
    <w:basedOn w:val="Normal"/>
    <w:link w:val="HTMLconformatoprevioCar"/>
    <w:uiPriority w:val="99"/>
    <w:semiHidden/>
    <w:unhideWhenUsed/>
    <w:rsid w:val="00D47A97"/>
    <w:pPr>
      <w:spacing w:before="0" w:after="0" w:line="240" w:lineRule="auto"/>
    </w:pPr>
    <w:rPr>
      <w:rFonts w:ascii="Consolas" w:hAnsi="Consolas"/>
      <w:szCs w:val="20"/>
    </w:rPr>
  </w:style>
  <w:style w:type="character" w:customStyle="1" w:styleId="HTMLconformatoprevioCar">
    <w:name w:val="HTML con formato previo Car"/>
    <w:basedOn w:val="Fuentedeprrafopredeter"/>
    <w:link w:val="HTMLconformatoprevio"/>
    <w:uiPriority w:val="99"/>
    <w:semiHidden/>
    <w:rsid w:val="00D47A97"/>
    <w:rPr>
      <w:rFonts w:ascii="Consolas" w:hAnsi="Consolas"/>
      <w:szCs w:val="20"/>
    </w:rPr>
  </w:style>
  <w:style w:type="character" w:styleId="MquinadeescribirHTML">
    <w:name w:val="HTML Typewriter"/>
    <w:basedOn w:val="Fuentedeprrafopredeter"/>
    <w:uiPriority w:val="99"/>
    <w:semiHidden/>
    <w:unhideWhenUsed/>
    <w:rsid w:val="00D47A97"/>
    <w:rPr>
      <w:rFonts w:ascii="Consolas" w:hAnsi="Consolas"/>
      <w:sz w:val="22"/>
      <w:szCs w:val="20"/>
    </w:rPr>
  </w:style>
  <w:style w:type="paragraph" w:styleId="Textomacro">
    <w:name w:val="macro"/>
    <w:link w:val="TextomacroC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omacroCar">
    <w:name w:val="Texto macro Car"/>
    <w:basedOn w:val="Fuentedeprrafopredeter"/>
    <w:link w:val="Textomacro"/>
    <w:uiPriority w:val="99"/>
    <w:semiHidden/>
    <w:rsid w:val="00D47A97"/>
    <w:rPr>
      <w:rFonts w:ascii="Consolas" w:hAnsi="Consolas"/>
      <w:szCs w:val="20"/>
    </w:rPr>
  </w:style>
  <w:style w:type="paragraph" w:styleId="Textosinformato">
    <w:name w:val="Plain Text"/>
    <w:basedOn w:val="Normal"/>
    <w:link w:val="TextosinformatoCar"/>
    <w:uiPriority w:val="99"/>
    <w:semiHidden/>
    <w:unhideWhenUsed/>
    <w:rsid w:val="00D47A97"/>
    <w:pPr>
      <w:spacing w:before="0" w:after="0" w:line="240" w:lineRule="auto"/>
    </w:pPr>
    <w:rPr>
      <w:rFonts w:ascii="Consolas" w:hAnsi="Consolas"/>
      <w:szCs w:val="21"/>
    </w:rPr>
  </w:style>
  <w:style w:type="character" w:customStyle="1" w:styleId="TextosinformatoCar">
    <w:name w:val="Texto sin formato Car"/>
    <w:basedOn w:val="Fuentedeprrafopredeter"/>
    <w:link w:val="Textosinformato"/>
    <w:uiPriority w:val="99"/>
    <w:semiHidden/>
    <w:rsid w:val="00D47A97"/>
    <w:rPr>
      <w:rFonts w:ascii="Consolas" w:hAnsi="Consolas"/>
      <w:szCs w:val="21"/>
    </w:rPr>
  </w:style>
  <w:style w:type="paragraph" w:styleId="Textodebloque">
    <w:name w:val="Block Text"/>
    <w:basedOn w:val="Normal"/>
    <w:uiPriority w:val="99"/>
    <w:semiHidden/>
    <w:unhideWhenUsed/>
    <w:rsid w:val="00A1310C"/>
    <w:pPr>
      <w:pBdr>
        <w:top w:val="single" w:sz="2" w:space="10" w:color="806000" w:themeColor="accent1" w:themeShade="80" w:shadow="1"/>
        <w:left w:val="single" w:sz="2" w:space="10" w:color="806000" w:themeColor="accent1" w:themeShade="80" w:shadow="1"/>
        <w:bottom w:val="single" w:sz="2" w:space="10" w:color="806000" w:themeColor="accent1" w:themeShade="80" w:shadow="1"/>
        <w:right w:val="single" w:sz="2" w:space="10" w:color="806000" w:themeColor="accent1" w:themeShade="80" w:shadow="1"/>
      </w:pBdr>
      <w:ind w:left="1152" w:right="1152"/>
    </w:pPr>
    <w:rPr>
      <w:i/>
      <w:iCs/>
      <w:color w:val="806000" w:themeColor="accent1" w:themeShade="80"/>
    </w:rPr>
  </w:style>
  <w:style w:type="character" w:styleId="Textodelmarcadordeposicin">
    <w:name w:val="Placeholder Text"/>
    <w:basedOn w:val="Fuentedeprrafopredeter"/>
    <w:uiPriority w:val="99"/>
    <w:semiHidden/>
    <w:rsid w:val="00A1310C"/>
    <w:rPr>
      <w:color w:val="3C3C3C" w:themeColor="background2" w:themeShade="40"/>
    </w:rPr>
  </w:style>
  <w:style w:type="paragraph" w:styleId="Encabezado">
    <w:name w:val="header"/>
    <w:basedOn w:val="Normal"/>
    <w:link w:val="EncabezadoCar"/>
    <w:uiPriority w:val="99"/>
    <w:unhideWhenUsed/>
    <w:rsid w:val="004E1AED"/>
    <w:pPr>
      <w:spacing w:before="0" w:after="0" w:line="240" w:lineRule="auto"/>
    </w:pPr>
  </w:style>
  <w:style w:type="character" w:customStyle="1" w:styleId="EncabezadoCar">
    <w:name w:val="Encabezado Car"/>
    <w:basedOn w:val="Fuentedeprrafopredeter"/>
    <w:link w:val="Encabezado"/>
    <w:uiPriority w:val="99"/>
    <w:rsid w:val="004E1AED"/>
  </w:style>
  <w:style w:type="paragraph" w:styleId="Piedepgina">
    <w:name w:val="footer"/>
    <w:basedOn w:val="Normal"/>
    <w:link w:val="PiedepginaCar"/>
    <w:uiPriority w:val="99"/>
    <w:unhideWhenUsed/>
    <w:rsid w:val="004E1AED"/>
    <w:pPr>
      <w:spacing w:before="0" w:after="0" w:line="240" w:lineRule="auto"/>
    </w:pPr>
  </w:style>
  <w:style w:type="character" w:customStyle="1" w:styleId="PiedepginaCar">
    <w:name w:val="Pie de página Car"/>
    <w:basedOn w:val="Fuentedeprrafopredeter"/>
    <w:link w:val="Piedepgina"/>
    <w:uiPriority w:val="99"/>
    <w:rsid w:val="004E1AED"/>
  </w:style>
  <w:style w:type="character" w:styleId="Hipervnculo">
    <w:name w:val="Hyperlink"/>
    <w:basedOn w:val="Fuentedeprrafopredeter"/>
    <w:uiPriority w:val="99"/>
    <w:unhideWhenUsed/>
    <w:rsid w:val="00BD247D"/>
    <w:rPr>
      <w:color w:val="005DBA" w:themeColor="hyperlink"/>
      <w:u w:val="single"/>
    </w:rPr>
  </w:style>
  <w:style w:type="character" w:styleId="Textoennegrita">
    <w:name w:val="Strong"/>
    <w:basedOn w:val="Fuentedeprrafopredeter"/>
    <w:uiPriority w:val="22"/>
    <w:qFormat/>
    <w:rsid w:val="00ED7AB2"/>
    <w:rPr>
      <w:b/>
      <w:bCs/>
    </w:rPr>
  </w:style>
  <w:style w:type="character" w:styleId="nfasis">
    <w:name w:val="Emphasis"/>
    <w:basedOn w:val="Fuentedeprrafopredeter"/>
    <w:uiPriority w:val="20"/>
    <w:qFormat/>
    <w:rsid w:val="00ED7AB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43589">
      <w:bodyDiv w:val="1"/>
      <w:marLeft w:val="0"/>
      <w:marRight w:val="0"/>
      <w:marTop w:val="0"/>
      <w:marBottom w:val="0"/>
      <w:divBdr>
        <w:top w:val="none" w:sz="0" w:space="0" w:color="auto"/>
        <w:left w:val="none" w:sz="0" w:space="0" w:color="auto"/>
        <w:bottom w:val="none" w:sz="0" w:space="0" w:color="auto"/>
        <w:right w:val="none" w:sz="0" w:space="0" w:color="auto"/>
      </w:divBdr>
    </w:div>
    <w:div w:id="33040221">
      <w:bodyDiv w:val="1"/>
      <w:marLeft w:val="0"/>
      <w:marRight w:val="0"/>
      <w:marTop w:val="0"/>
      <w:marBottom w:val="0"/>
      <w:divBdr>
        <w:top w:val="none" w:sz="0" w:space="0" w:color="auto"/>
        <w:left w:val="none" w:sz="0" w:space="0" w:color="auto"/>
        <w:bottom w:val="none" w:sz="0" w:space="0" w:color="auto"/>
        <w:right w:val="none" w:sz="0" w:space="0" w:color="auto"/>
      </w:divBdr>
    </w:div>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127286938">
      <w:bodyDiv w:val="1"/>
      <w:marLeft w:val="0"/>
      <w:marRight w:val="0"/>
      <w:marTop w:val="0"/>
      <w:marBottom w:val="0"/>
      <w:divBdr>
        <w:top w:val="none" w:sz="0" w:space="0" w:color="auto"/>
        <w:left w:val="none" w:sz="0" w:space="0" w:color="auto"/>
        <w:bottom w:val="none" w:sz="0" w:space="0" w:color="auto"/>
        <w:right w:val="none" w:sz="0" w:space="0" w:color="auto"/>
      </w:divBdr>
      <w:divsChild>
        <w:div w:id="1236472538">
          <w:marLeft w:val="0"/>
          <w:marRight w:val="0"/>
          <w:marTop w:val="0"/>
          <w:marBottom w:val="0"/>
          <w:divBdr>
            <w:top w:val="none" w:sz="0" w:space="0" w:color="auto"/>
            <w:left w:val="none" w:sz="0" w:space="0" w:color="auto"/>
            <w:bottom w:val="none" w:sz="0" w:space="0" w:color="auto"/>
            <w:right w:val="none" w:sz="0" w:space="0" w:color="auto"/>
          </w:divBdr>
        </w:div>
        <w:div w:id="1492015811">
          <w:marLeft w:val="0"/>
          <w:marRight w:val="0"/>
          <w:marTop w:val="0"/>
          <w:marBottom w:val="0"/>
          <w:divBdr>
            <w:top w:val="none" w:sz="0" w:space="0" w:color="auto"/>
            <w:left w:val="none" w:sz="0" w:space="0" w:color="auto"/>
            <w:bottom w:val="none" w:sz="0" w:space="0" w:color="auto"/>
            <w:right w:val="none" w:sz="0" w:space="0" w:color="auto"/>
          </w:divBdr>
        </w:div>
      </w:divsChild>
    </w:div>
    <w:div w:id="285700873">
      <w:bodyDiv w:val="1"/>
      <w:marLeft w:val="0"/>
      <w:marRight w:val="0"/>
      <w:marTop w:val="0"/>
      <w:marBottom w:val="0"/>
      <w:divBdr>
        <w:top w:val="none" w:sz="0" w:space="0" w:color="auto"/>
        <w:left w:val="none" w:sz="0" w:space="0" w:color="auto"/>
        <w:bottom w:val="none" w:sz="0" w:space="0" w:color="auto"/>
        <w:right w:val="none" w:sz="0" w:space="0" w:color="auto"/>
      </w:divBdr>
    </w:div>
    <w:div w:id="292030179">
      <w:bodyDiv w:val="1"/>
      <w:marLeft w:val="0"/>
      <w:marRight w:val="0"/>
      <w:marTop w:val="0"/>
      <w:marBottom w:val="0"/>
      <w:divBdr>
        <w:top w:val="none" w:sz="0" w:space="0" w:color="auto"/>
        <w:left w:val="none" w:sz="0" w:space="0" w:color="auto"/>
        <w:bottom w:val="none" w:sz="0" w:space="0" w:color="auto"/>
        <w:right w:val="none" w:sz="0" w:space="0" w:color="auto"/>
      </w:divBdr>
    </w:div>
    <w:div w:id="323242580">
      <w:bodyDiv w:val="1"/>
      <w:marLeft w:val="0"/>
      <w:marRight w:val="0"/>
      <w:marTop w:val="0"/>
      <w:marBottom w:val="0"/>
      <w:divBdr>
        <w:top w:val="none" w:sz="0" w:space="0" w:color="auto"/>
        <w:left w:val="none" w:sz="0" w:space="0" w:color="auto"/>
        <w:bottom w:val="none" w:sz="0" w:space="0" w:color="auto"/>
        <w:right w:val="none" w:sz="0" w:space="0" w:color="auto"/>
      </w:divBdr>
    </w:div>
    <w:div w:id="382950702">
      <w:bodyDiv w:val="1"/>
      <w:marLeft w:val="0"/>
      <w:marRight w:val="0"/>
      <w:marTop w:val="0"/>
      <w:marBottom w:val="0"/>
      <w:divBdr>
        <w:top w:val="none" w:sz="0" w:space="0" w:color="auto"/>
        <w:left w:val="none" w:sz="0" w:space="0" w:color="auto"/>
        <w:bottom w:val="none" w:sz="0" w:space="0" w:color="auto"/>
        <w:right w:val="none" w:sz="0" w:space="0" w:color="auto"/>
      </w:divBdr>
    </w:div>
    <w:div w:id="507061091">
      <w:bodyDiv w:val="1"/>
      <w:marLeft w:val="0"/>
      <w:marRight w:val="0"/>
      <w:marTop w:val="0"/>
      <w:marBottom w:val="0"/>
      <w:divBdr>
        <w:top w:val="none" w:sz="0" w:space="0" w:color="auto"/>
        <w:left w:val="none" w:sz="0" w:space="0" w:color="auto"/>
        <w:bottom w:val="none" w:sz="0" w:space="0" w:color="auto"/>
        <w:right w:val="none" w:sz="0" w:space="0" w:color="auto"/>
      </w:divBdr>
    </w:div>
    <w:div w:id="656887122">
      <w:bodyDiv w:val="1"/>
      <w:marLeft w:val="0"/>
      <w:marRight w:val="0"/>
      <w:marTop w:val="0"/>
      <w:marBottom w:val="0"/>
      <w:divBdr>
        <w:top w:val="none" w:sz="0" w:space="0" w:color="auto"/>
        <w:left w:val="none" w:sz="0" w:space="0" w:color="auto"/>
        <w:bottom w:val="none" w:sz="0" w:space="0" w:color="auto"/>
        <w:right w:val="none" w:sz="0" w:space="0" w:color="auto"/>
      </w:divBdr>
    </w:div>
    <w:div w:id="661274126">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936787886">
      <w:bodyDiv w:val="1"/>
      <w:marLeft w:val="0"/>
      <w:marRight w:val="0"/>
      <w:marTop w:val="0"/>
      <w:marBottom w:val="0"/>
      <w:divBdr>
        <w:top w:val="none" w:sz="0" w:space="0" w:color="auto"/>
        <w:left w:val="none" w:sz="0" w:space="0" w:color="auto"/>
        <w:bottom w:val="none" w:sz="0" w:space="0" w:color="auto"/>
        <w:right w:val="none" w:sz="0" w:space="0" w:color="auto"/>
      </w:divBdr>
    </w:div>
    <w:div w:id="985552381">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077022182">
      <w:bodyDiv w:val="1"/>
      <w:marLeft w:val="0"/>
      <w:marRight w:val="0"/>
      <w:marTop w:val="0"/>
      <w:marBottom w:val="0"/>
      <w:divBdr>
        <w:top w:val="none" w:sz="0" w:space="0" w:color="auto"/>
        <w:left w:val="none" w:sz="0" w:space="0" w:color="auto"/>
        <w:bottom w:val="none" w:sz="0" w:space="0" w:color="auto"/>
        <w:right w:val="none" w:sz="0" w:space="0" w:color="auto"/>
      </w:divBdr>
    </w:div>
    <w:div w:id="1181898206">
      <w:bodyDiv w:val="1"/>
      <w:marLeft w:val="0"/>
      <w:marRight w:val="0"/>
      <w:marTop w:val="0"/>
      <w:marBottom w:val="0"/>
      <w:divBdr>
        <w:top w:val="none" w:sz="0" w:space="0" w:color="auto"/>
        <w:left w:val="none" w:sz="0" w:space="0" w:color="auto"/>
        <w:bottom w:val="none" w:sz="0" w:space="0" w:color="auto"/>
        <w:right w:val="none" w:sz="0" w:space="0" w:color="auto"/>
      </w:divBdr>
    </w:div>
    <w:div w:id="1193421276">
      <w:bodyDiv w:val="1"/>
      <w:marLeft w:val="0"/>
      <w:marRight w:val="0"/>
      <w:marTop w:val="0"/>
      <w:marBottom w:val="0"/>
      <w:divBdr>
        <w:top w:val="none" w:sz="0" w:space="0" w:color="auto"/>
        <w:left w:val="none" w:sz="0" w:space="0" w:color="auto"/>
        <w:bottom w:val="none" w:sz="0" w:space="0" w:color="auto"/>
        <w:right w:val="none" w:sz="0" w:space="0" w:color="auto"/>
      </w:divBdr>
    </w:div>
    <w:div w:id="1238830008">
      <w:bodyDiv w:val="1"/>
      <w:marLeft w:val="0"/>
      <w:marRight w:val="0"/>
      <w:marTop w:val="0"/>
      <w:marBottom w:val="0"/>
      <w:divBdr>
        <w:top w:val="none" w:sz="0" w:space="0" w:color="auto"/>
        <w:left w:val="none" w:sz="0" w:space="0" w:color="auto"/>
        <w:bottom w:val="none" w:sz="0" w:space="0" w:color="auto"/>
        <w:right w:val="none" w:sz="0" w:space="0" w:color="auto"/>
      </w:divBdr>
    </w:div>
    <w:div w:id="1242182922">
      <w:bodyDiv w:val="1"/>
      <w:marLeft w:val="0"/>
      <w:marRight w:val="0"/>
      <w:marTop w:val="0"/>
      <w:marBottom w:val="0"/>
      <w:divBdr>
        <w:top w:val="none" w:sz="0" w:space="0" w:color="auto"/>
        <w:left w:val="none" w:sz="0" w:space="0" w:color="auto"/>
        <w:bottom w:val="none" w:sz="0" w:space="0" w:color="auto"/>
        <w:right w:val="none" w:sz="0" w:space="0" w:color="auto"/>
      </w:divBdr>
    </w:div>
    <w:div w:id="1315798078">
      <w:bodyDiv w:val="1"/>
      <w:marLeft w:val="0"/>
      <w:marRight w:val="0"/>
      <w:marTop w:val="0"/>
      <w:marBottom w:val="0"/>
      <w:divBdr>
        <w:top w:val="none" w:sz="0" w:space="0" w:color="auto"/>
        <w:left w:val="none" w:sz="0" w:space="0" w:color="auto"/>
        <w:bottom w:val="none" w:sz="0" w:space="0" w:color="auto"/>
        <w:right w:val="none" w:sz="0" w:space="0" w:color="auto"/>
      </w:divBdr>
    </w:div>
    <w:div w:id="1371758273">
      <w:bodyDiv w:val="1"/>
      <w:marLeft w:val="0"/>
      <w:marRight w:val="0"/>
      <w:marTop w:val="0"/>
      <w:marBottom w:val="0"/>
      <w:divBdr>
        <w:top w:val="none" w:sz="0" w:space="0" w:color="auto"/>
        <w:left w:val="none" w:sz="0" w:space="0" w:color="auto"/>
        <w:bottom w:val="none" w:sz="0" w:space="0" w:color="auto"/>
        <w:right w:val="none" w:sz="0" w:space="0" w:color="auto"/>
      </w:divBdr>
    </w:div>
    <w:div w:id="1415471721">
      <w:bodyDiv w:val="1"/>
      <w:marLeft w:val="0"/>
      <w:marRight w:val="0"/>
      <w:marTop w:val="0"/>
      <w:marBottom w:val="0"/>
      <w:divBdr>
        <w:top w:val="none" w:sz="0" w:space="0" w:color="auto"/>
        <w:left w:val="none" w:sz="0" w:space="0" w:color="auto"/>
        <w:bottom w:val="none" w:sz="0" w:space="0" w:color="auto"/>
        <w:right w:val="none" w:sz="0" w:space="0" w:color="auto"/>
      </w:divBdr>
    </w:div>
    <w:div w:id="1432818545">
      <w:bodyDiv w:val="1"/>
      <w:marLeft w:val="0"/>
      <w:marRight w:val="0"/>
      <w:marTop w:val="0"/>
      <w:marBottom w:val="0"/>
      <w:divBdr>
        <w:top w:val="none" w:sz="0" w:space="0" w:color="auto"/>
        <w:left w:val="none" w:sz="0" w:space="0" w:color="auto"/>
        <w:bottom w:val="none" w:sz="0" w:space="0" w:color="auto"/>
        <w:right w:val="none" w:sz="0" w:space="0" w:color="auto"/>
      </w:divBdr>
    </w:div>
    <w:div w:id="1464929684">
      <w:bodyDiv w:val="1"/>
      <w:marLeft w:val="0"/>
      <w:marRight w:val="0"/>
      <w:marTop w:val="0"/>
      <w:marBottom w:val="0"/>
      <w:divBdr>
        <w:top w:val="none" w:sz="0" w:space="0" w:color="auto"/>
        <w:left w:val="none" w:sz="0" w:space="0" w:color="auto"/>
        <w:bottom w:val="none" w:sz="0" w:space="0" w:color="auto"/>
        <w:right w:val="none" w:sz="0" w:space="0" w:color="auto"/>
      </w:divBdr>
      <w:divsChild>
        <w:div w:id="717319519">
          <w:marLeft w:val="0"/>
          <w:marRight w:val="0"/>
          <w:marTop w:val="0"/>
          <w:marBottom w:val="0"/>
          <w:divBdr>
            <w:top w:val="none" w:sz="0" w:space="0" w:color="auto"/>
            <w:left w:val="none" w:sz="0" w:space="0" w:color="auto"/>
            <w:bottom w:val="none" w:sz="0" w:space="0" w:color="auto"/>
            <w:right w:val="none" w:sz="0" w:space="0" w:color="auto"/>
          </w:divBdr>
        </w:div>
        <w:div w:id="1175191891">
          <w:marLeft w:val="0"/>
          <w:marRight w:val="0"/>
          <w:marTop w:val="0"/>
          <w:marBottom w:val="0"/>
          <w:divBdr>
            <w:top w:val="none" w:sz="0" w:space="0" w:color="auto"/>
            <w:left w:val="none" w:sz="0" w:space="0" w:color="auto"/>
            <w:bottom w:val="none" w:sz="0" w:space="0" w:color="auto"/>
            <w:right w:val="none" w:sz="0" w:space="0" w:color="auto"/>
          </w:divBdr>
        </w:div>
      </w:divsChild>
    </w:div>
    <w:div w:id="1480346000">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675645269">
      <w:bodyDiv w:val="1"/>
      <w:marLeft w:val="0"/>
      <w:marRight w:val="0"/>
      <w:marTop w:val="0"/>
      <w:marBottom w:val="0"/>
      <w:divBdr>
        <w:top w:val="none" w:sz="0" w:space="0" w:color="auto"/>
        <w:left w:val="none" w:sz="0" w:space="0" w:color="auto"/>
        <w:bottom w:val="none" w:sz="0" w:space="0" w:color="auto"/>
        <w:right w:val="none" w:sz="0" w:space="0" w:color="auto"/>
      </w:divBdr>
    </w:div>
    <w:div w:id="1717268936">
      <w:bodyDiv w:val="1"/>
      <w:marLeft w:val="0"/>
      <w:marRight w:val="0"/>
      <w:marTop w:val="0"/>
      <w:marBottom w:val="0"/>
      <w:divBdr>
        <w:top w:val="none" w:sz="0" w:space="0" w:color="auto"/>
        <w:left w:val="none" w:sz="0" w:space="0" w:color="auto"/>
        <w:bottom w:val="none" w:sz="0" w:space="0" w:color="auto"/>
        <w:right w:val="none" w:sz="0" w:space="0" w:color="auto"/>
      </w:divBdr>
    </w:div>
    <w:div w:id="1784302624">
      <w:bodyDiv w:val="1"/>
      <w:marLeft w:val="0"/>
      <w:marRight w:val="0"/>
      <w:marTop w:val="0"/>
      <w:marBottom w:val="0"/>
      <w:divBdr>
        <w:top w:val="none" w:sz="0" w:space="0" w:color="auto"/>
        <w:left w:val="none" w:sz="0" w:space="0" w:color="auto"/>
        <w:bottom w:val="none" w:sz="0" w:space="0" w:color="auto"/>
        <w:right w:val="none" w:sz="0" w:space="0" w:color="auto"/>
      </w:divBdr>
    </w:div>
    <w:div w:id="1811095551">
      <w:bodyDiv w:val="1"/>
      <w:marLeft w:val="0"/>
      <w:marRight w:val="0"/>
      <w:marTop w:val="0"/>
      <w:marBottom w:val="0"/>
      <w:divBdr>
        <w:top w:val="none" w:sz="0" w:space="0" w:color="auto"/>
        <w:left w:val="none" w:sz="0" w:space="0" w:color="auto"/>
        <w:bottom w:val="none" w:sz="0" w:space="0" w:color="auto"/>
        <w:right w:val="none" w:sz="0" w:space="0" w:color="auto"/>
      </w:divBdr>
    </w:div>
    <w:div w:id="1854031629">
      <w:bodyDiv w:val="1"/>
      <w:marLeft w:val="0"/>
      <w:marRight w:val="0"/>
      <w:marTop w:val="0"/>
      <w:marBottom w:val="0"/>
      <w:divBdr>
        <w:top w:val="none" w:sz="0" w:space="0" w:color="auto"/>
        <w:left w:val="none" w:sz="0" w:space="0" w:color="auto"/>
        <w:bottom w:val="none" w:sz="0" w:space="0" w:color="auto"/>
        <w:right w:val="none" w:sz="0" w:space="0" w:color="auto"/>
      </w:divBdr>
    </w:div>
    <w:div w:id="1894808075">
      <w:bodyDiv w:val="1"/>
      <w:marLeft w:val="0"/>
      <w:marRight w:val="0"/>
      <w:marTop w:val="0"/>
      <w:marBottom w:val="0"/>
      <w:divBdr>
        <w:top w:val="none" w:sz="0" w:space="0" w:color="auto"/>
        <w:left w:val="none" w:sz="0" w:space="0" w:color="auto"/>
        <w:bottom w:val="none" w:sz="0" w:space="0" w:color="auto"/>
        <w:right w:val="none" w:sz="0" w:space="0" w:color="auto"/>
      </w:divBdr>
    </w:div>
    <w:div w:id="1920484237">
      <w:bodyDiv w:val="1"/>
      <w:marLeft w:val="0"/>
      <w:marRight w:val="0"/>
      <w:marTop w:val="0"/>
      <w:marBottom w:val="0"/>
      <w:divBdr>
        <w:top w:val="none" w:sz="0" w:space="0" w:color="auto"/>
        <w:left w:val="none" w:sz="0" w:space="0" w:color="auto"/>
        <w:bottom w:val="none" w:sz="0" w:space="0" w:color="auto"/>
        <w:right w:val="none" w:sz="0" w:space="0" w:color="auto"/>
      </w:divBdr>
      <w:divsChild>
        <w:div w:id="702168334">
          <w:marLeft w:val="0"/>
          <w:marRight w:val="0"/>
          <w:marTop w:val="0"/>
          <w:marBottom w:val="0"/>
          <w:divBdr>
            <w:top w:val="none" w:sz="0" w:space="0" w:color="auto"/>
            <w:left w:val="none" w:sz="0" w:space="0" w:color="auto"/>
            <w:bottom w:val="none" w:sz="0" w:space="0" w:color="auto"/>
            <w:right w:val="none" w:sz="0" w:space="0" w:color="auto"/>
          </w:divBdr>
        </w:div>
        <w:div w:id="262033200">
          <w:marLeft w:val="0"/>
          <w:marRight w:val="0"/>
          <w:marTop w:val="0"/>
          <w:marBottom w:val="0"/>
          <w:divBdr>
            <w:top w:val="none" w:sz="0" w:space="0" w:color="auto"/>
            <w:left w:val="none" w:sz="0" w:space="0" w:color="auto"/>
            <w:bottom w:val="none" w:sz="0" w:space="0" w:color="auto"/>
            <w:right w:val="none" w:sz="0" w:space="0" w:color="auto"/>
          </w:divBdr>
        </w:div>
      </w:divsChild>
    </w:div>
    <w:div w:id="1970933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hyperlink" Target="https://astexplorer.net/"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is%20Martin\AppData\Roaming\Microsoft\Plantillas\Dise&#241;o%20con%20bandas%20(en%20blanco).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00E8"/>
    <w:rsid w:val="002300E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470710E570A6437F912818F7B45A6D44">
    <w:name w:val="470710E570A6437F912818F7B45A6D44"/>
  </w:style>
  <w:style w:type="paragraph" w:customStyle="1" w:styleId="BDE44AAA70FD4C14815D0AE9CF38ECA1">
    <w:name w:val="BDE44AAA70FD4C14815D0AE9CF38ECA1"/>
  </w:style>
  <w:style w:type="paragraph" w:customStyle="1" w:styleId="9F232510B5CE4F40B6181040C2F845FB">
    <w:name w:val="9F232510B5CE4F40B6181040C2F845F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7.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3.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E774F89-0149-471C-B051-D50CE7E440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Diseño con bandas (en blanco).dotx</Template>
  <TotalTime>1421</TotalTime>
  <Pages>8</Pages>
  <Words>1143</Words>
  <Characters>6291</Characters>
  <Application>Microsoft Office Word</Application>
  <DocSecurity>0</DocSecurity>
  <Lines>52</Lines>
  <Paragraphs>14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7420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Luis Martin</dc:creator>
  <cp:lastModifiedBy>Luis Martin</cp:lastModifiedBy>
  <cp:revision>1</cp:revision>
  <dcterms:created xsi:type="dcterms:W3CDTF">2020-08-31T16:15:00Z</dcterms:created>
  <dcterms:modified xsi:type="dcterms:W3CDTF">2020-09-01T15:56:00Z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