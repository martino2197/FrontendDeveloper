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D96B1E" w:rsidRDefault="00F02FDD" w:rsidP="004E1AED">
      <w:pPr>
        <w:pStyle w:val="Puesto"/>
        <w:rPr>
          <w:sz w:val="30"/>
          <w:szCs w:val="30"/>
        </w:rPr>
      </w:pPr>
      <w:r w:rsidRPr="00D96B1E">
        <w:rPr>
          <w:sz w:val="30"/>
          <w:szCs w:val="30"/>
        </w:rPr>
        <w:t>Curso de Gestión de Dependencias y Paquetes con NPM</w:t>
      </w:r>
    </w:p>
    <w:p w:rsidR="00174008" w:rsidRPr="00F02FDD" w:rsidRDefault="00F02FDD" w:rsidP="00174008">
      <w:pPr>
        <w:pStyle w:val="Puesto"/>
        <w:jc w:val="center"/>
        <w:rPr>
          <w:sz w:val="44"/>
        </w:rPr>
      </w:pPr>
      <w:r>
        <w:rPr>
          <w:noProof/>
          <w:lang w:val="es-MX" w:eastAsia="es-MX"/>
        </w:rPr>
        <w:drawing>
          <wp:inline distT="0" distB="0" distL="0" distR="0">
            <wp:extent cx="2940005" cy="8580120"/>
            <wp:effectExtent l="0" t="0" r="0" b="0"/>
            <wp:docPr id="1" name="Imagen 1" descr="JS – 31-dd8defe4-29bf-4bb9-8260-07fb80d96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 – 31-dd8defe4-29bf-4bb9-8260-07fb80d965bc.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70" t="4407" r="4888" b="2775"/>
                    <a:stretch/>
                  </pic:blipFill>
                  <pic:spPr bwMode="auto">
                    <a:xfrm>
                      <a:off x="0" y="0"/>
                      <a:ext cx="2981405" cy="8700943"/>
                    </a:xfrm>
                    <a:prstGeom prst="rect">
                      <a:avLst/>
                    </a:prstGeom>
                    <a:noFill/>
                    <a:ln>
                      <a:noFill/>
                    </a:ln>
                    <a:extLst>
                      <a:ext uri="{53640926-AAD7-44D8-BBD7-CCE9431645EC}">
                        <a14:shadowObscured xmlns:a14="http://schemas.microsoft.com/office/drawing/2010/main"/>
                      </a:ext>
                    </a:extLst>
                  </pic:spPr>
                </pic:pic>
              </a:graphicData>
            </a:graphic>
          </wp:inline>
        </w:drawing>
      </w:r>
    </w:p>
    <w:p w:rsidR="00194DF6" w:rsidRDefault="00F02FDD">
      <w:pPr>
        <w:pStyle w:val="Ttulo1"/>
      </w:pPr>
      <w:r w:rsidRPr="00F02FDD">
        <w:lastRenderedPageBreak/>
        <w:t>Acerca de NPM, paquetes y módulos</w:t>
      </w:r>
    </w:p>
    <w:p w:rsidR="00F02FDD" w:rsidRDefault="00F02FDD" w:rsidP="00F02FDD">
      <w:pPr>
        <w:jc w:val="both"/>
        <w:rPr>
          <w:rFonts w:ascii="Arial" w:hAnsi="Arial" w:cs="Arial"/>
          <w:color w:val="4A4A4A"/>
          <w:sz w:val="20"/>
          <w:szCs w:val="20"/>
          <w:shd w:val="clear" w:color="auto" w:fill="FFFFFF"/>
        </w:rPr>
      </w:pPr>
      <w:r w:rsidRPr="00F02FDD">
        <w:rPr>
          <w:rFonts w:ascii="Arial" w:hAnsi="Arial" w:cs="Arial"/>
          <w:color w:val="4A4A4A"/>
          <w:sz w:val="20"/>
          <w:szCs w:val="20"/>
          <w:shd w:val="clear" w:color="auto" w:fill="FFFFFF"/>
        </w:rPr>
        <w:t>¿Qu</w:t>
      </w:r>
      <w:r w:rsidRPr="00F02FDD">
        <w:rPr>
          <w:rFonts w:ascii="Arial" w:hAnsi="Arial" w:cs="Arial"/>
          <w:color w:val="4A4A4A"/>
          <w:sz w:val="20"/>
          <w:szCs w:val="20"/>
          <w:shd w:val="clear" w:color="auto" w:fill="FFFFFF"/>
        </w:rPr>
        <w:t>é es NPM (</w:t>
      </w:r>
      <w:proofErr w:type="spellStart"/>
      <w:r w:rsidRPr="00F02FDD">
        <w:rPr>
          <w:rFonts w:ascii="Arial" w:hAnsi="Arial" w:cs="Arial"/>
          <w:color w:val="4A4A4A"/>
          <w:sz w:val="20"/>
          <w:szCs w:val="20"/>
          <w:shd w:val="clear" w:color="auto" w:fill="FFFFFF"/>
        </w:rPr>
        <w:t>node</w:t>
      </w:r>
      <w:proofErr w:type="spellEnd"/>
      <w:r w:rsidRPr="00F02FDD">
        <w:rPr>
          <w:rFonts w:ascii="Arial" w:hAnsi="Arial" w:cs="Arial"/>
          <w:color w:val="4A4A4A"/>
          <w:sz w:val="20"/>
          <w:szCs w:val="20"/>
          <w:shd w:val="clear" w:color="auto" w:fill="FFFFFF"/>
        </w:rPr>
        <w:t xml:space="preserve"> </w:t>
      </w:r>
      <w:proofErr w:type="spellStart"/>
      <w:r w:rsidRPr="00F02FDD">
        <w:rPr>
          <w:rFonts w:ascii="Arial" w:hAnsi="Arial" w:cs="Arial"/>
          <w:color w:val="4A4A4A"/>
          <w:sz w:val="20"/>
          <w:szCs w:val="20"/>
          <w:shd w:val="clear" w:color="auto" w:fill="FFFFFF"/>
        </w:rPr>
        <w:t>package</w:t>
      </w:r>
      <w:proofErr w:type="spellEnd"/>
      <w:r w:rsidRPr="00F02FDD">
        <w:rPr>
          <w:rFonts w:ascii="Arial" w:hAnsi="Arial" w:cs="Arial"/>
          <w:color w:val="4A4A4A"/>
          <w:sz w:val="20"/>
          <w:szCs w:val="20"/>
          <w:shd w:val="clear" w:color="auto" w:fill="FFFFFF"/>
        </w:rPr>
        <w:t xml:space="preserve"> manager)</w:t>
      </w:r>
      <w:r w:rsidRPr="00F02FDD">
        <w:rPr>
          <w:rFonts w:ascii="Arial" w:hAnsi="Arial" w:cs="Arial"/>
          <w:color w:val="4A4A4A"/>
          <w:sz w:val="20"/>
          <w:szCs w:val="20"/>
          <w:shd w:val="clear" w:color="auto" w:fill="FFFFFF"/>
        </w:rPr>
        <w:t>? Es un gestor de paquetes, el más popular que tiene JavaScript, donde encontrarás una gran cantidad de recursos para poder implementar en tus proyectos. También vas a poder crear tus propios paquetes y compartirlos con toda la comunidad.</w:t>
      </w:r>
    </w:p>
    <w:p w:rsidR="00F02FDD" w:rsidRDefault="00F02FDD" w:rsidP="00F02FDD">
      <w:pPr>
        <w:jc w:val="both"/>
        <w:rPr>
          <w:rFonts w:ascii="Arial" w:hAnsi="Arial" w:cs="Arial"/>
          <w:color w:val="4A4A4A"/>
          <w:sz w:val="20"/>
          <w:szCs w:val="20"/>
          <w:shd w:val="clear" w:color="auto" w:fill="FFFFFF"/>
        </w:rPr>
      </w:pPr>
      <w:hyperlink r:id="rId12" w:history="1">
        <w:r w:rsidRPr="00F61648">
          <w:rPr>
            <w:rStyle w:val="Hipervnculo"/>
            <w:rFonts w:ascii="Arial" w:hAnsi="Arial" w:cs="Arial"/>
            <w:sz w:val="20"/>
            <w:szCs w:val="20"/>
            <w:shd w:val="clear" w:color="auto" w:fill="FFFFFF"/>
          </w:rPr>
          <w:t>https://www.npmjs.com/</w:t>
        </w:r>
      </w:hyperlink>
    </w:p>
    <w:p w:rsidR="00F02FDD" w:rsidRDefault="00F02FDD" w:rsidP="00F02FDD">
      <w:pPr>
        <w:jc w:val="both"/>
        <w:rPr>
          <w:rFonts w:ascii="Arial" w:hAnsi="Arial" w:cs="Arial"/>
          <w:color w:val="4A4A4A"/>
          <w:sz w:val="20"/>
          <w:szCs w:val="20"/>
          <w:shd w:val="clear" w:color="auto" w:fill="FFFFFF"/>
        </w:rPr>
      </w:pPr>
    </w:p>
    <w:p w:rsidR="00F02FDD" w:rsidRPr="00F02FDD" w:rsidRDefault="00F02FDD" w:rsidP="00F02FDD">
      <w:pPr>
        <w:pStyle w:val="Ttulo1"/>
      </w:pPr>
      <w:r w:rsidRPr="00F02FDD">
        <w:t>Windows</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b/>
          <w:bCs/>
          <w:color w:val="4A4A4A"/>
          <w:sz w:val="20"/>
          <w:szCs w:val="20"/>
          <w:lang w:val="es-MX" w:eastAsia="es-MX"/>
        </w:rPr>
        <w:t xml:space="preserve">## Comprobar </w:t>
      </w:r>
      <w:proofErr w:type="spellStart"/>
      <w:r w:rsidRPr="00F02FDD">
        <w:rPr>
          <w:rFonts w:ascii="Times New Roman" w:eastAsia="Times New Roman" w:hAnsi="Times New Roman" w:cs="Times New Roman"/>
          <w:b/>
          <w:bCs/>
          <w:color w:val="4A4A4A"/>
          <w:sz w:val="20"/>
          <w:szCs w:val="20"/>
          <w:lang w:val="es-MX" w:eastAsia="es-MX"/>
        </w:rPr>
        <w:t>version</w:t>
      </w:r>
      <w:proofErr w:type="spellEnd"/>
      <w:r w:rsidRPr="00F02FDD">
        <w:rPr>
          <w:rFonts w:ascii="Times New Roman" w:eastAsia="Times New Roman" w:hAnsi="Times New Roman" w:cs="Times New Roman"/>
          <w:b/>
          <w:bCs/>
          <w:color w:val="4A4A4A"/>
          <w:sz w:val="20"/>
          <w:szCs w:val="20"/>
          <w:lang w:val="es-MX" w:eastAsia="es-MX"/>
        </w:rPr>
        <w:t xml:space="preserve"> de </w:t>
      </w:r>
      <w:proofErr w:type="spellStart"/>
      <w:r w:rsidRPr="00F02FDD">
        <w:rPr>
          <w:rFonts w:ascii="Times New Roman" w:eastAsia="Times New Roman" w:hAnsi="Times New Roman" w:cs="Times New Roman"/>
          <w:b/>
          <w:bCs/>
          <w:color w:val="4A4A4A"/>
          <w:sz w:val="20"/>
          <w:szCs w:val="20"/>
          <w:lang w:val="es-MX" w:eastAsia="es-MX"/>
        </w:rPr>
        <w:t>Node</w:t>
      </w:r>
      <w:proofErr w:type="spellEnd"/>
      <w:r w:rsidRPr="00F02FDD">
        <w:rPr>
          <w:rFonts w:ascii="Times New Roman" w:eastAsia="Times New Roman" w:hAnsi="Times New Roman" w:cs="Times New Roman"/>
          <w:b/>
          <w:bCs/>
          <w:color w:val="4A4A4A"/>
          <w:sz w:val="20"/>
          <w:szCs w:val="20"/>
          <w:lang w:val="es-MX" w:eastAsia="es-MX"/>
        </w:rPr>
        <w:t xml:space="preserve"> y NPM</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 xml:space="preserve">Una vez descargado </w:t>
      </w:r>
      <w:proofErr w:type="spellStart"/>
      <w:r w:rsidRPr="00F02FDD">
        <w:rPr>
          <w:rFonts w:ascii="Times New Roman" w:eastAsia="Times New Roman" w:hAnsi="Times New Roman" w:cs="Times New Roman"/>
          <w:color w:val="4A4A4A"/>
          <w:sz w:val="20"/>
          <w:szCs w:val="20"/>
          <w:lang w:val="es-MX" w:eastAsia="es-MX"/>
        </w:rPr>
        <w:t>y</w:t>
      </w:r>
      <w:proofErr w:type="spellEnd"/>
      <w:r w:rsidRPr="00F02FDD">
        <w:rPr>
          <w:rFonts w:ascii="Times New Roman" w:eastAsia="Times New Roman" w:hAnsi="Times New Roman" w:cs="Times New Roman"/>
          <w:color w:val="4A4A4A"/>
          <w:sz w:val="20"/>
          <w:szCs w:val="20"/>
          <w:lang w:val="es-MX" w:eastAsia="es-MX"/>
        </w:rPr>
        <w:t xml:space="preserve"> instalado </w:t>
      </w:r>
      <w:proofErr w:type="spellStart"/>
      <w:r w:rsidRPr="00F02FDD">
        <w:rPr>
          <w:rFonts w:ascii="Times New Roman" w:eastAsia="Times New Roman" w:hAnsi="Times New Roman" w:cs="Times New Roman"/>
          <w:color w:val="4A4A4A"/>
          <w:sz w:val="20"/>
          <w:szCs w:val="20"/>
          <w:lang w:val="es-MX" w:eastAsia="es-MX"/>
        </w:rPr>
        <w:t>nodejs</w:t>
      </w:r>
      <w:proofErr w:type="spellEnd"/>
      <w:r w:rsidRPr="00F02FDD">
        <w:rPr>
          <w:rFonts w:ascii="Times New Roman" w:eastAsia="Times New Roman" w:hAnsi="Times New Roman" w:cs="Times New Roman"/>
          <w:color w:val="4A4A4A"/>
          <w:sz w:val="20"/>
          <w:szCs w:val="20"/>
          <w:lang w:val="es-MX" w:eastAsia="es-MX"/>
        </w:rPr>
        <w:t>, comprueba si se ha instalado correctamente ejecutando en una terminal (en Windows pulsa Control + R y escribe </w:t>
      </w:r>
      <w:proofErr w:type="spellStart"/>
      <w:proofErr w:type="gramStart"/>
      <w:r w:rsidRPr="00F02FDD">
        <w:rPr>
          <w:rFonts w:ascii="Times New Roman" w:eastAsia="Times New Roman" w:hAnsi="Times New Roman" w:cs="Times New Roman"/>
          <w:b/>
          <w:bCs/>
          <w:color w:val="4A4A4A"/>
          <w:sz w:val="20"/>
          <w:szCs w:val="20"/>
          <w:lang w:val="es-MX" w:eastAsia="es-MX"/>
        </w:rPr>
        <w:t>cmd</w:t>
      </w:r>
      <w:proofErr w:type="spellEnd"/>
      <w:r w:rsidRPr="00F02FDD">
        <w:rPr>
          <w:rFonts w:ascii="Times New Roman" w:eastAsia="Times New Roman" w:hAnsi="Times New Roman" w:cs="Times New Roman"/>
          <w:color w:val="4A4A4A"/>
          <w:sz w:val="20"/>
          <w:szCs w:val="20"/>
          <w:lang w:val="es-MX" w:eastAsia="es-MX"/>
        </w:rPr>
        <w:t> )</w:t>
      </w:r>
      <w:proofErr w:type="gramEnd"/>
      <w:r w:rsidRPr="00F02FDD">
        <w:rPr>
          <w:rFonts w:ascii="Times New Roman" w:eastAsia="Times New Roman" w:hAnsi="Times New Roman" w:cs="Times New Roman"/>
          <w:color w:val="4A4A4A"/>
          <w:sz w:val="20"/>
          <w:szCs w:val="20"/>
          <w:lang w:val="es-MX" w:eastAsia="es-MX"/>
        </w:rPr>
        <w:t xml:space="preserve"> el comando: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b/>
          <w:bCs/>
          <w:color w:val="F92672"/>
          <w:sz w:val="20"/>
          <w:szCs w:val="20"/>
          <w:lang w:val="es-MX" w:eastAsia="es-MX"/>
        </w:rPr>
        <w:t>node</w:t>
      </w:r>
      <w:proofErr w:type="spellEnd"/>
      <w:proofErr w:type="gramEnd"/>
      <w:r w:rsidRPr="00F02FDD">
        <w:rPr>
          <w:rFonts w:ascii="Courier New" w:eastAsia="Times New Roman" w:hAnsi="Courier New" w:cs="Courier New"/>
          <w:color w:val="FFFFFF"/>
          <w:sz w:val="20"/>
          <w:szCs w:val="20"/>
          <w:lang w:val="es-MX" w:eastAsia="es-MX"/>
        </w:rPr>
        <w:t xml:space="preserve"> </w:t>
      </w:r>
      <w:r w:rsidRPr="00F02FDD">
        <w:rPr>
          <w:rFonts w:ascii="Courier New" w:eastAsia="Times New Roman" w:hAnsi="Courier New" w:cs="Courier New"/>
          <w:b/>
          <w:bCs/>
          <w:color w:val="A6E22E"/>
          <w:sz w:val="20"/>
          <w:szCs w:val="20"/>
          <w:lang w:val="es-MX" w:eastAsia="es-MX"/>
        </w:rPr>
        <w:t>-v</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 xml:space="preserve">Si la salida del comando es la versión de </w:t>
      </w:r>
      <w:proofErr w:type="spellStart"/>
      <w:r w:rsidRPr="00F02FDD">
        <w:rPr>
          <w:rFonts w:ascii="Times New Roman" w:eastAsia="Times New Roman" w:hAnsi="Times New Roman" w:cs="Times New Roman"/>
          <w:color w:val="4A4A4A"/>
          <w:sz w:val="20"/>
          <w:szCs w:val="20"/>
          <w:lang w:val="es-MX" w:eastAsia="es-MX"/>
        </w:rPr>
        <w:t>nodejs</w:t>
      </w:r>
      <w:proofErr w:type="spellEnd"/>
      <w:r w:rsidRPr="00F02FDD">
        <w:rPr>
          <w:rFonts w:ascii="Times New Roman" w:eastAsia="Times New Roman" w:hAnsi="Times New Roman" w:cs="Times New Roman"/>
          <w:color w:val="4A4A4A"/>
          <w:sz w:val="20"/>
          <w:szCs w:val="20"/>
          <w:lang w:val="es-MX" w:eastAsia="es-MX"/>
        </w:rPr>
        <w:t xml:space="preserve"> es que se ha instalado correctamente, comprueba también que tienes </w:t>
      </w:r>
      <w:proofErr w:type="spellStart"/>
      <w:r w:rsidRPr="00F02FDD">
        <w:rPr>
          <w:rFonts w:ascii="Times New Roman" w:eastAsia="Times New Roman" w:hAnsi="Times New Roman" w:cs="Times New Roman"/>
          <w:color w:val="4A4A4A"/>
          <w:sz w:val="20"/>
          <w:szCs w:val="20"/>
          <w:lang w:val="es-MX" w:eastAsia="es-MX"/>
        </w:rPr>
        <w:t>npm</w:t>
      </w:r>
      <w:proofErr w:type="spellEnd"/>
      <w:r w:rsidRPr="00F02FDD">
        <w:rPr>
          <w:rFonts w:ascii="Times New Roman" w:eastAsia="Times New Roman" w:hAnsi="Times New Roman" w:cs="Times New Roman"/>
          <w:color w:val="4A4A4A"/>
          <w:sz w:val="20"/>
          <w:szCs w:val="20"/>
          <w:lang w:val="es-MX" w:eastAsia="es-MX"/>
        </w:rPr>
        <w:t xml:space="preserve"> ejecutando: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color w:val="A6E22E"/>
          <w:sz w:val="20"/>
          <w:szCs w:val="20"/>
          <w:lang w:val="es-MX" w:eastAsia="es-MX"/>
        </w:rPr>
        <w:t>npm</w:t>
      </w:r>
      <w:proofErr w:type="spellEnd"/>
      <w:proofErr w:type="gramEnd"/>
      <w:r w:rsidRPr="00F02FDD">
        <w:rPr>
          <w:rFonts w:ascii="Courier New" w:eastAsia="Times New Roman" w:hAnsi="Courier New" w:cs="Courier New"/>
          <w:color w:val="FFFFFF"/>
          <w:sz w:val="20"/>
          <w:szCs w:val="20"/>
          <w:lang w:val="es-MX" w:eastAsia="es-MX"/>
        </w:rPr>
        <w:t xml:space="preserve"> -v</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b/>
          <w:bCs/>
          <w:color w:val="4A4A4A"/>
          <w:sz w:val="20"/>
          <w:szCs w:val="20"/>
          <w:lang w:val="es-MX" w:eastAsia="es-MX"/>
        </w:rPr>
        <w:t>### Cómo actualizar NPM</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Si quieres actualizar NPM a la última versión simplemente tienes que lanzar este comando: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color w:val="A6E22E"/>
          <w:sz w:val="20"/>
          <w:szCs w:val="20"/>
          <w:lang w:val="es-MX" w:eastAsia="es-MX"/>
        </w:rPr>
        <w:t>npm</w:t>
      </w:r>
      <w:proofErr w:type="spellEnd"/>
      <w:proofErr w:type="gram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FFFFFF"/>
          <w:sz w:val="20"/>
          <w:szCs w:val="20"/>
          <w:lang w:val="es-MX" w:eastAsia="es-MX"/>
        </w:rPr>
        <w:t>install</w:t>
      </w:r>
      <w:proofErr w:type="spellEnd"/>
      <w:r w:rsidRPr="00F02FDD">
        <w:rPr>
          <w:rFonts w:ascii="Courier New" w:eastAsia="Times New Roman" w:hAnsi="Courier New" w:cs="Courier New"/>
          <w:color w:val="FFFFFF"/>
          <w:sz w:val="20"/>
          <w:szCs w:val="20"/>
          <w:lang w:val="es-MX" w:eastAsia="es-MX"/>
        </w:rPr>
        <w:t xml:space="preserve"> -g </w:t>
      </w:r>
      <w:proofErr w:type="spellStart"/>
      <w:r w:rsidRPr="00F02FDD">
        <w:rPr>
          <w:rFonts w:ascii="Courier New" w:eastAsia="Times New Roman" w:hAnsi="Courier New" w:cs="Courier New"/>
          <w:color w:val="A6E22E"/>
          <w:sz w:val="20"/>
          <w:szCs w:val="20"/>
          <w:lang w:val="es-MX" w:eastAsia="es-MX"/>
        </w:rPr>
        <w:t>npm</w:t>
      </w:r>
      <w:proofErr w:type="spellEnd"/>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O si quieres actualizar NPM en MAC:</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gramStart"/>
      <w:r w:rsidRPr="00F02FDD">
        <w:rPr>
          <w:rFonts w:ascii="Courier New" w:eastAsia="Times New Roman" w:hAnsi="Courier New" w:cs="Courier New"/>
          <w:color w:val="FFFFFF"/>
          <w:sz w:val="20"/>
          <w:szCs w:val="20"/>
          <w:lang w:val="es-MX" w:eastAsia="es-MX"/>
        </w:rPr>
        <w:t>sudo</w:t>
      </w:r>
      <w:proofErr w:type="gram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A6E22E"/>
          <w:sz w:val="20"/>
          <w:szCs w:val="20"/>
          <w:lang w:val="es-MX" w:eastAsia="es-MX"/>
        </w:rPr>
        <w:t>npm</w:t>
      </w:r>
      <w:proofErr w:type="spell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FFFFFF"/>
          <w:sz w:val="20"/>
          <w:szCs w:val="20"/>
          <w:lang w:val="es-MX" w:eastAsia="es-MX"/>
        </w:rPr>
        <w:t>install</w:t>
      </w:r>
      <w:proofErr w:type="spellEnd"/>
      <w:r w:rsidRPr="00F02FDD">
        <w:rPr>
          <w:rFonts w:ascii="Courier New" w:eastAsia="Times New Roman" w:hAnsi="Courier New" w:cs="Courier New"/>
          <w:color w:val="FFFFFF"/>
          <w:sz w:val="20"/>
          <w:szCs w:val="20"/>
          <w:lang w:val="es-MX" w:eastAsia="es-MX"/>
        </w:rPr>
        <w:t xml:space="preserve"> -g </w:t>
      </w:r>
      <w:proofErr w:type="spellStart"/>
      <w:r w:rsidRPr="00F02FDD">
        <w:rPr>
          <w:rFonts w:ascii="Courier New" w:eastAsia="Times New Roman" w:hAnsi="Courier New" w:cs="Courier New"/>
          <w:color w:val="A6E22E"/>
          <w:sz w:val="20"/>
          <w:szCs w:val="20"/>
          <w:lang w:val="es-MX" w:eastAsia="es-MX"/>
        </w:rPr>
        <w:t>npm</w:t>
      </w:r>
      <w:proofErr w:type="spellEnd"/>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También puedes actualizar NPM usando tu gestor de paquetes de la distribución de Linux si lo has instalado así.</w:t>
      </w:r>
    </w:p>
    <w:p w:rsidR="00F02FDD" w:rsidRDefault="00F02FDD" w:rsidP="00F02FDD">
      <w:pPr>
        <w:shd w:val="clear" w:color="auto" w:fill="FFFFFF"/>
        <w:spacing w:before="0" w:after="0" w:line="240" w:lineRule="auto"/>
        <w:jc w:val="center"/>
        <w:rPr>
          <w:rFonts w:ascii="Arial" w:eastAsia="Times New Roman" w:hAnsi="Arial" w:cs="Arial"/>
          <w:color w:val="696969"/>
          <w:sz w:val="21"/>
          <w:szCs w:val="21"/>
          <w:lang w:val="es-MX" w:eastAsia="es-MX"/>
        </w:rPr>
      </w:pPr>
    </w:p>
    <w:p w:rsidR="00F02FDD" w:rsidRDefault="00F02FDD" w:rsidP="00F02FDD">
      <w:pPr>
        <w:shd w:val="clear" w:color="auto" w:fill="FFFFFF"/>
        <w:spacing w:before="0" w:after="0" w:line="240" w:lineRule="auto"/>
        <w:jc w:val="center"/>
        <w:rPr>
          <w:rFonts w:ascii="Arial" w:eastAsia="Times New Roman" w:hAnsi="Arial" w:cs="Arial"/>
          <w:color w:val="696969"/>
          <w:sz w:val="21"/>
          <w:szCs w:val="21"/>
          <w:lang w:val="es-MX" w:eastAsia="es-MX"/>
        </w:rPr>
      </w:pPr>
    </w:p>
    <w:p w:rsidR="00F02FDD" w:rsidRDefault="00F02FDD" w:rsidP="00F02FDD">
      <w:pPr>
        <w:jc w:val="both"/>
        <w:rPr>
          <w:rFonts w:ascii="Arial" w:hAnsi="Arial" w:cs="Arial"/>
          <w:color w:val="4A4A4A"/>
          <w:sz w:val="20"/>
          <w:szCs w:val="20"/>
          <w:shd w:val="clear" w:color="auto" w:fill="FFFFFF"/>
        </w:rPr>
      </w:pPr>
    </w:p>
    <w:p w:rsidR="00F02FDD" w:rsidRPr="00F02FDD" w:rsidRDefault="00F02FDD" w:rsidP="00F02FDD">
      <w:pPr>
        <w:pStyle w:val="Ttulo1"/>
      </w:pPr>
      <w:r w:rsidRPr="00F02FDD">
        <w:t>Mac</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instalar en Mac</w:t>
      </w:r>
    </w:p>
    <w:p w:rsidR="00F02FDD" w:rsidRPr="00F02FDD" w:rsidRDefault="00F02FDD" w:rsidP="00F02FDD">
      <w:pPr>
        <w:pStyle w:val="NormalWeb"/>
        <w:numPr>
          <w:ilvl w:val="0"/>
          <w:numId w:val="19"/>
        </w:numPr>
        <w:shd w:val="clear" w:color="auto" w:fill="FFFFFF"/>
        <w:spacing w:before="0" w:beforeAutospacing="0" w:after="0" w:afterAutospacing="0"/>
        <w:ind w:left="0"/>
        <w:rPr>
          <w:rFonts w:ascii="Arial" w:hAnsi="Arial" w:cs="Arial"/>
          <w:color w:val="4A4A4A"/>
          <w:sz w:val="20"/>
          <w:szCs w:val="20"/>
        </w:rPr>
      </w:pPr>
      <w:r w:rsidRPr="00F02FDD">
        <w:rPr>
          <w:rFonts w:ascii="Arial" w:hAnsi="Arial" w:cs="Arial"/>
          <w:color w:val="4A4A4A"/>
          <w:sz w:val="20"/>
          <w:szCs w:val="20"/>
        </w:rPr>
        <w:t>Debes de ir a </w:t>
      </w:r>
      <w:hyperlink r:id="rId13" w:tgtFrame="_blank" w:history="1">
        <w:r w:rsidRPr="00F02FDD">
          <w:rPr>
            <w:rStyle w:val="Hipervnculo"/>
            <w:rFonts w:ascii="Arial" w:eastAsiaTheme="majorEastAsia" w:hAnsi="Arial" w:cs="Arial"/>
            <w:color w:val="0791E6"/>
            <w:sz w:val="20"/>
            <w:szCs w:val="20"/>
          </w:rPr>
          <w:t>nodejs.org</w:t>
        </w:r>
      </w:hyperlink>
      <w:r w:rsidRPr="00F02FDD">
        <w:rPr>
          <w:rFonts w:ascii="Arial" w:hAnsi="Arial" w:cs="Arial"/>
          <w:color w:val="4A4A4A"/>
          <w:sz w:val="20"/>
          <w:szCs w:val="20"/>
        </w:rPr>
        <w:t>.</w:t>
      </w:r>
    </w:p>
    <w:p w:rsidR="00F02FDD" w:rsidRPr="00F02FDD" w:rsidRDefault="00F02FDD" w:rsidP="00F02FDD">
      <w:pPr>
        <w:pStyle w:val="NormalWeb"/>
        <w:numPr>
          <w:ilvl w:val="0"/>
          <w:numId w:val="19"/>
        </w:numPr>
        <w:shd w:val="clear" w:color="auto" w:fill="FFFFFF"/>
        <w:spacing w:before="0" w:beforeAutospacing="0" w:after="0" w:afterAutospacing="0"/>
        <w:ind w:left="0"/>
        <w:rPr>
          <w:rFonts w:ascii="Arial" w:hAnsi="Arial" w:cs="Arial"/>
          <w:color w:val="4A4A4A"/>
          <w:sz w:val="20"/>
          <w:szCs w:val="20"/>
        </w:rPr>
      </w:pPr>
      <w:r w:rsidRPr="00F02FDD">
        <w:rPr>
          <w:rFonts w:ascii="Arial" w:hAnsi="Arial" w:cs="Arial"/>
          <w:color w:val="4A4A4A"/>
          <w:sz w:val="20"/>
          <w:szCs w:val="20"/>
        </w:rPr>
        <w:t xml:space="preserve">Descargar la última versión de </w:t>
      </w:r>
      <w:proofErr w:type="spellStart"/>
      <w:r w:rsidRPr="00F02FDD">
        <w:rPr>
          <w:rFonts w:ascii="Arial" w:hAnsi="Arial" w:cs="Arial"/>
          <w:color w:val="4A4A4A"/>
          <w:sz w:val="20"/>
          <w:szCs w:val="20"/>
        </w:rPr>
        <w:t>Node</w:t>
      </w:r>
      <w:proofErr w:type="spellEnd"/>
      <w:r w:rsidRPr="00F02FDD">
        <w:rPr>
          <w:rFonts w:ascii="Arial" w:hAnsi="Arial" w:cs="Arial"/>
          <w:color w:val="4A4A4A"/>
          <w:sz w:val="20"/>
          <w:szCs w:val="20"/>
        </w:rPr>
        <w:t>.</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comprobar que está instalado</w:t>
      </w:r>
    </w:p>
    <w:p w:rsidR="00F02FDD" w:rsidRPr="00F02FDD" w:rsidRDefault="00F02FDD" w:rsidP="00F02FDD">
      <w:pPr>
        <w:numPr>
          <w:ilvl w:val="0"/>
          <w:numId w:val="20"/>
        </w:numPr>
        <w:shd w:val="clear" w:color="auto" w:fill="FFFFFF"/>
        <w:spacing w:before="0" w:after="0" w:line="240" w:lineRule="auto"/>
        <w:ind w:left="0"/>
        <w:rPr>
          <w:rFonts w:ascii="Arial" w:hAnsi="Arial" w:cs="Arial"/>
          <w:color w:val="4A4A4A"/>
          <w:sz w:val="20"/>
          <w:szCs w:val="20"/>
        </w:rPr>
      </w:pPr>
      <w:r w:rsidRPr="00F02FDD">
        <w:rPr>
          <w:rFonts w:ascii="Arial" w:hAnsi="Arial" w:cs="Arial"/>
          <w:color w:val="4A4A4A"/>
          <w:sz w:val="20"/>
          <w:szCs w:val="20"/>
        </w:rPr>
        <w:t>Abre la terminal y escribe</w:t>
      </w:r>
    </w:p>
    <w:p w:rsidR="00F02FDD" w:rsidRPr="00F02FDD" w:rsidRDefault="00F02FDD" w:rsidP="00F02FDD">
      <w:pPr>
        <w:pStyle w:val="HTMLconformatoprevio"/>
        <w:shd w:val="clear" w:color="auto" w:fill="333333"/>
        <w:rPr>
          <w:rStyle w:val="CdigoHTML"/>
          <w:color w:val="FFFFFF"/>
          <w:sz w:val="20"/>
        </w:rPr>
      </w:pPr>
      <w:proofErr w:type="spellStart"/>
      <w:proofErr w:type="gramStart"/>
      <w:r w:rsidRPr="00F02FDD">
        <w:rPr>
          <w:rStyle w:val="hljs-builtin"/>
          <w:color w:val="A6E22E"/>
          <w:sz w:val="20"/>
        </w:rPr>
        <w:t>npm</w:t>
      </w:r>
      <w:proofErr w:type="spellEnd"/>
      <w:proofErr w:type="gramEnd"/>
      <w:r w:rsidRPr="00F02FDD">
        <w:rPr>
          <w:rStyle w:val="CdigoHTML"/>
          <w:color w:val="FFFFFF"/>
          <w:sz w:val="20"/>
        </w:rPr>
        <w:t xml:space="preserve"> -v</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Fonts w:ascii="Arial" w:hAnsi="Arial" w:cs="Arial"/>
          <w:color w:val="4A4A4A"/>
          <w:sz w:val="20"/>
          <w:szCs w:val="20"/>
        </w:rPr>
        <w:t>Esto nos da la versión que tenemos.</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instalar la última versión</w:t>
      </w:r>
    </w:p>
    <w:p w:rsidR="00F02FDD" w:rsidRPr="00F02FDD" w:rsidRDefault="00F02FDD" w:rsidP="00F02FDD">
      <w:pPr>
        <w:pStyle w:val="HTMLconformatoprevio"/>
        <w:shd w:val="clear" w:color="auto" w:fill="333333"/>
        <w:rPr>
          <w:rFonts w:ascii="Courier New" w:hAnsi="Courier New" w:cs="Courier New"/>
          <w:color w:val="FFFFFF"/>
          <w:sz w:val="20"/>
        </w:rPr>
      </w:pPr>
      <w:proofErr w:type="gramStart"/>
      <w:r w:rsidRPr="00F02FDD">
        <w:rPr>
          <w:rStyle w:val="CdigoHTML"/>
          <w:color w:val="FFFFFF"/>
          <w:sz w:val="20"/>
        </w:rPr>
        <w:t>sudo</w:t>
      </w:r>
      <w:proofErr w:type="gramEnd"/>
      <w:r w:rsidRPr="00F02FDD">
        <w:rPr>
          <w:rStyle w:val="CdigoHTML"/>
          <w:color w:val="FFFFFF"/>
          <w:sz w:val="20"/>
        </w:rPr>
        <w:t xml:space="preserve"> </w:t>
      </w:r>
      <w:proofErr w:type="spellStart"/>
      <w:r w:rsidRPr="00F02FDD">
        <w:rPr>
          <w:rStyle w:val="hljs-builtin"/>
          <w:color w:val="A6E22E"/>
          <w:sz w:val="20"/>
        </w:rPr>
        <w:t>npm</w:t>
      </w:r>
      <w:proofErr w:type="spellEnd"/>
      <w:r w:rsidRPr="00F02FDD">
        <w:rPr>
          <w:rStyle w:val="CdigoHTML"/>
          <w:color w:val="FFFFFF"/>
          <w:sz w:val="20"/>
        </w:rPr>
        <w:t xml:space="preserve"> </w:t>
      </w:r>
      <w:proofErr w:type="spellStart"/>
      <w:r w:rsidRPr="00F02FDD">
        <w:rPr>
          <w:rStyle w:val="CdigoHTML"/>
          <w:color w:val="FFFFFF"/>
          <w:sz w:val="20"/>
        </w:rPr>
        <w:t>install</w:t>
      </w:r>
      <w:proofErr w:type="spellEnd"/>
      <w:r w:rsidRPr="00F02FDD">
        <w:rPr>
          <w:rStyle w:val="CdigoHTML"/>
          <w:color w:val="FFFFFF"/>
          <w:sz w:val="20"/>
        </w:rPr>
        <w:t xml:space="preserve"> </w:t>
      </w:r>
      <w:proofErr w:type="spellStart"/>
      <w:r w:rsidRPr="00F02FDD">
        <w:rPr>
          <w:rStyle w:val="hljs-builtin"/>
          <w:color w:val="A6E22E"/>
          <w:sz w:val="20"/>
        </w:rPr>
        <w:t>npm</w:t>
      </w:r>
      <w:r w:rsidRPr="00F02FDD">
        <w:rPr>
          <w:rStyle w:val="CdigoHTML"/>
          <w:color w:val="FFFFFF"/>
          <w:sz w:val="20"/>
        </w:rPr>
        <w:t>@latest</w:t>
      </w:r>
      <w:proofErr w:type="spellEnd"/>
      <w:r w:rsidRPr="00F02FDD">
        <w:rPr>
          <w:rStyle w:val="CdigoHTML"/>
          <w:color w:val="FFFFFF"/>
          <w:sz w:val="20"/>
        </w:rPr>
        <w:t xml:space="preserve"> -g```</w:t>
      </w:r>
    </w:p>
    <w:p w:rsidR="00F02FDD" w:rsidRDefault="00F02FDD"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F02FDD" w:rsidRDefault="00F02FDD"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F02FDD" w:rsidRPr="00F02FDD" w:rsidRDefault="00F02FDD" w:rsidP="00F02FDD">
      <w:pPr>
        <w:pStyle w:val="Puesto"/>
        <w:rPr>
          <w:sz w:val="44"/>
        </w:rPr>
      </w:pPr>
      <w:r w:rsidRPr="00F02FDD">
        <w:rPr>
          <w:sz w:val="44"/>
        </w:rPr>
        <w:lastRenderedPageBreak/>
        <w:t>Configuración</w:t>
      </w:r>
    </w:p>
    <w:p w:rsidR="00F02FDD" w:rsidRDefault="00F02FDD" w:rsidP="00F02FDD">
      <w:pPr>
        <w:pStyle w:val="Ttulo1"/>
      </w:pPr>
      <w:r w:rsidRPr="00F02FDD">
        <w:t>Iniciar un proyecto</w:t>
      </w:r>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lang w:val="en-US"/>
        </w:rPr>
      </w:pPr>
      <w:r w:rsidRPr="00792D21">
        <w:rPr>
          <w:rStyle w:val="Textoennegrita"/>
          <w:rFonts w:ascii="Arial" w:eastAsiaTheme="majorEastAsia" w:hAnsi="Arial" w:cs="Arial"/>
          <w:color w:val="4A4A4A"/>
          <w:sz w:val="20"/>
          <w:szCs w:val="20"/>
        </w:rPr>
        <w:t>Personalizando la configuración global de NPM</w:t>
      </w:r>
      <w:r w:rsidRPr="00792D21">
        <w:rPr>
          <w:rFonts w:ascii="Arial" w:hAnsi="Arial" w:cs="Arial"/>
          <w:color w:val="4A4A4A"/>
          <w:sz w:val="20"/>
          <w:szCs w:val="20"/>
        </w:rPr>
        <w:br/>
        <w:t xml:space="preserve">Usando los comandos de configuración de </w:t>
      </w:r>
      <w:proofErr w:type="spellStart"/>
      <w:r w:rsidRPr="00792D21">
        <w:rPr>
          <w:rFonts w:ascii="Arial" w:hAnsi="Arial" w:cs="Arial"/>
          <w:color w:val="4A4A4A"/>
          <w:sz w:val="20"/>
          <w:szCs w:val="20"/>
        </w:rPr>
        <w:t>npm</w:t>
      </w:r>
      <w:proofErr w:type="spellEnd"/>
      <w:r w:rsidRPr="00792D21">
        <w:rPr>
          <w:rFonts w:ascii="Arial" w:hAnsi="Arial" w:cs="Arial"/>
          <w:color w:val="4A4A4A"/>
          <w:sz w:val="20"/>
          <w:szCs w:val="20"/>
        </w:rPr>
        <w:t xml:space="preserve">, podemos configurar fácilmente estos diferentes valores. </w:t>
      </w:r>
      <w:r w:rsidRPr="00792D21">
        <w:rPr>
          <w:rFonts w:ascii="Arial" w:hAnsi="Arial" w:cs="Arial"/>
          <w:color w:val="4A4A4A"/>
          <w:sz w:val="20"/>
          <w:szCs w:val="20"/>
          <w:lang w:val="en-US"/>
        </w:rPr>
        <w:t xml:space="preserve">Para </w:t>
      </w:r>
      <w:proofErr w:type="spellStart"/>
      <w:r w:rsidRPr="00792D21">
        <w:rPr>
          <w:rFonts w:ascii="Arial" w:hAnsi="Arial" w:cs="Arial"/>
          <w:color w:val="4A4A4A"/>
          <w:sz w:val="20"/>
          <w:szCs w:val="20"/>
          <w:lang w:val="en-US"/>
        </w:rPr>
        <w:t>establecer</w:t>
      </w:r>
      <w:proofErr w:type="spellEnd"/>
      <w:r w:rsidRPr="00792D21">
        <w:rPr>
          <w:rFonts w:ascii="Arial" w:hAnsi="Arial" w:cs="Arial"/>
          <w:color w:val="4A4A4A"/>
          <w:sz w:val="20"/>
          <w:szCs w:val="20"/>
          <w:lang w:val="en-US"/>
        </w:rPr>
        <w:t xml:space="preserve"> </w:t>
      </w:r>
      <w:proofErr w:type="gramStart"/>
      <w:r w:rsidRPr="00792D21">
        <w:rPr>
          <w:rFonts w:ascii="Arial" w:hAnsi="Arial" w:cs="Arial"/>
          <w:color w:val="4A4A4A"/>
          <w:sz w:val="20"/>
          <w:szCs w:val="20"/>
          <w:lang w:val="en-US"/>
        </w:rPr>
        <w:t>un</w:t>
      </w:r>
      <w:proofErr w:type="gramEnd"/>
      <w:r w:rsidRPr="00792D21">
        <w:rPr>
          <w:rFonts w:ascii="Arial" w:hAnsi="Arial" w:cs="Arial"/>
          <w:color w:val="4A4A4A"/>
          <w:sz w:val="20"/>
          <w:szCs w:val="20"/>
          <w:lang w:val="en-US"/>
        </w:rPr>
        <w:t xml:space="preserve"> valor </w:t>
      </w:r>
      <w:proofErr w:type="spellStart"/>
      <w:r w:rsidRPr="00792D21">
        <w:rPr>
          <w:rFonts w:ascii="Arial" w:hAnsi="Arial" w:cs="Arial"/>
          <w:color w:val="4A4A4A"/>
          <w:sz w:val="20"/>
          <w:szCs w:val="20"/>
          <w:lang w:val="en-US"/>
        </w:rPr>
        <w:t>globalmente</w:t>
      </w:r>
      <w:proofErr w:type="spellEnd"/>
      <w:r w:rsidRPr="00792D21">
        <w:rPr>
          <w:rFonts w:ascii="Arial" w:hAnsi="Arial" w:cs="Arial"/>
          <w:color w:val="4A4A4A"/>
          <w:sz w:val="20"/>
          <w:szCs w:val="20"/>
          <w:lang w:val="en-US"/>
        </w:rPr>
        <w:t xml:space="preserve"> </w:t>
      </w:r>
      <w:proofErr w:type="spellStart"/>
      <w:r w:rsidRPr="00792D21">
        <w:rPr>
          <w:rFonts w:ascii="Arial" w:hAnsi="Arial" w:cs="Arial"/>
          <w:color w:val="4A4A4A"/>
          <w:sz w:val="20"/>
          <w:szCs w:val="20"/>
          <w:lang w:val="en-US"/>
        </w:rPr>
        <w:t>ejecutamos</w:t>
      </w:r>
      <w:proofErr w:type="spellEnd"/>
      <w:r w:rsidRPr="00792D21">
        <w:rPr>
          <w:rFonts w:ascii="Arial" w:hAnsi="Arial" w:cs="Arial"/>
          <w:color w:val="4A4A4A"/>
          <w:sz w:val="20"/>
          <w:szCs w:val="20"/>
          <w:lang w:val="en-US"/>
        </w:rPr>
        <w:br/>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set &lt;key&gt; &lt;value&gt;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get [&lt;key&gt;]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delete &lt;key&gt;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list [--</w:t>
      </w:r>
      <w:proofErr w:type="spellStart"/>
      <w:r w:rsidRPr="00792D21">
        <w:rPr>
          <w:rStyle w:val="CdigoHTML"/>
          <w:rFonts w:eastAsiaTheme="majorEastAsia"/>
          <w:color w:val="4A4A4A"/>
          <w:sz w:val="20"/>
          <w:lang w:val="en-US"/>
        </w:rPr>
        <w:t>json</w:t>
      </w:r>
      <w:proofErr w:type="spellEnd"/>
      <w:r w:rsidRPr="00792D21">
        <w:rPr>
          <w:rStyle w:val="CdigoHTML"/>
          <w:rFonts w:eastAsiaTheme="majorEastAsia"/>
          <w:color w:val="4A4A4A"/>
          <w:sz w:val="20"/>
          <w:lang w:val="en-US"/>
        </w:rPr>
        <w: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edit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set &lt;key&gt; &lt;value&gt;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get [&lt;key&gt;]</w:t>
      </w:r>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rPr>
      </w:pPr>
      <w:r w:rsidRPr="00792D21">
        <w:rPr>
          <w:rFonts w:ascii="Arial" w:hAnsi="Arial" w:cs="Arial"/>
          <w:color w:val="4A4A4A"/>
          <w:sz w:val="20"/>
          <w:szCs w:val="20"/>
        </w:rPr>
        <w:t>Por ejemplo, si queremos establecer el nombre, email del autor y la licencia que por defecto usaremos, puedes ejecutar</w:t>
      </w:r>
      <w:r w:rsidRPr="00792D21">
        <w:rPr>
          <w:rFonts w:ascii="Arial" w:hAnsi="Arial" w:cs="Arial"/>
          <w:color w:val="4A4A4A"/>
          <w:sz w:val="20"/>
          <w:szCs w:val="20"/>
        </w:rPr>
        <w:br/>
      </w:r>
      <w:proofErr w:type="spellStart"/>
      <w:r w:rsidRPr="00792D21">
        <w:rPr>
          <w:rStyle w:val="nfasis"/>
          <w:rFonts w:ascii="Arial" w:hAnsi="Arial" w:cs="Arial"/>
          <w:color w:val="4A4A4A"/>
          <w:sz w:val="20"/>
          <w:szCs w:val="20"/>
        </w:rPr>
        <w:t>npm</w:t>
      </w:r>
      <w:proofErr w:type="spellEnd"/>
      <w:r w:rsidRPr="00792D21">
        <w:rPr>
          <w:rStyle w:val="nfasis"/>
          <w:rFonts w:ascii="Arial" w:hAnsi="Arial" w:cs="Arial"/>
          <w:color w:val="4A4A4A"/>
          <w:sz w:val="20"/>
          <w:szCs w:val="20"/>
        </w:rPr>
        <w:t xml:space="preserve"> set </w:t>
      </w:r>
      <w:proofErr w:type="spellStart"/>
      <w:r w:rsidRPr="00792D21">
        <w:rPr>
          <w:rStyle w:val="nfasis"/>
          <w:rFonts w:ascii="Arial" w:hAnsi="Arial" w:cs="Arial"/>
          <w:color w:val="4A4A4A"/>
          <w:sz w:val="20"/>
          <w:szCs w:val="20"/>
        </w:rPr>
        <w:t>init.author.emai</w:t>
      </w:r>
      <w:proofErr w:type="spellEnd"/>
      <w:r w:rsidRPr="00792D21">
        <w:rPr>
          <w:rStyle w:val="nfasis"/>
          <w:rFonts w:ascii="Arial" w:hAnsi="Arial" w:cs="Arial"/>
          <w:color w:val="4A4A4A"/>
          <w:sz w:val="20"/>
          <w:szCs w:val="20"/>
        </w:rPr>
        <w:t xml:space="preserve"> "</w:t>
      </w:r>
      <w:hyperlink r:id="rId14" w:tgtFrame="_blank" w:history="1">
        <w:r w:rsidRPr="00792D21">
          <w:rPr>
            <w:rStyle w:val="Hipervnculo"/>
            <w:rFonts w:ascii="Arial" w:hAnsi="Arial" w:cs="Arial"/>
            <w:i/>
            <w:iCs/>
            <w:color w:val="0791E6"/>
            <w:sz w:val="20"/>
            <w:szCs w:val="20"/>
          </w:rPr>
          <w:t>correo@gmail.com</w:t>
        </w:r>
      </w:hyperlink>
      <w:r w:rsidRPr="00792D21">
        <w:rPr>
          <w:rStyle w:val="nfasis"/>
          <w:rFonts w:ascii="Arial" w:hAnsi="Arial" w:cs="Arial"/>
          <w:color w:val="4A4A4A"/>
          <w:sz w:val="20"/>
          <w:szCs w:val="20"/>
        </w:rPr>
        <w:t>"</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w:t>
      </w:r>
      <w:proofErr w:type="spellStart"/>
      <w:r w:rsidRPr="00792D21">
        <w:rPr>
          <w:rStyle w:val="CdigoHTML"/>
          <w:rFonts w:eastAsiaTheme="majorEastAsia"/>
          <w:color w:val="4A4A4A"/>
          <w:sz w:val="20"/>
        </w:rPr>
        <w:t>init.author.email</w:t>
      </w:r>
      <w:proofErr w:type="spellEnd"/>
      <w:r w:rsidRPr="00792D21">
        <w:rPr>
          <w:rStyle w:val="CdigoHTML"/>
          <w:rFonts w:eastAsiaTheme="majorEastAsia"/>
          <w:color w:val="4A4A4A"/>
          <w:sz w:val="20"/>
        </w:rPr>
        <w:t xml:space="preserve"> "correo@gmail.com"</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init.author.name "Nombre Completo"</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w:t>
      </w:r>
      <w:proofErr w:type="spellStart"/>
      <w:r w:rsidRPr="00792D21">
        <w:rPr>
          <w:rStyle w:val="CdigoHTML"/>
          <w:rFonts w:eastAsiaTheme="majorEastAsia"/>
          <w:color w:val="4A4A4A"/>
          <w:sz w:val="20"/>
        </w:rPr>
        <w:t>init.license</w:t>
      </w:r>
      <w:proofErr w:type="spellEnd"/>
      <w:r w:rsidRPr="00792D21">
        <w:rPr>
          <w:rStyle w:val="CdigoHTML"/>
          <w:rFonts w:eastAsiaTheme="majorEastAsia"/>
          <w:color w:val="4A4A4A"/>
          <w:sz w:val="20"/>
        </w:rPr>
        <w:t xml:space="preserve"> "MIT"</w:t>
      </w:r>
      <w:r w:rsidRPr="00792D21">
        <w:rPr>
          <w:rFonts w:ascii="Arial" w:hAnsi="Arial" w:cs="Arial"/>
          <w:color w:val="4A4A4A"/>
          <w:sz w:val="20"/>
          <w:szCs w:val="20"/>
        </w:rPr>
        <w:br/>
        <w:t xml:space="preserve">Deseas verificar el valor que </w:t>
      </w:r>
      <w:proofErr w:type="spellStart"/>
      <w:r w:rsidRPr="00792D21">
        <w:rPr>
          <w:rFonts w:ascii="Arial" w:hAnsi="Arial" w:cs="Arial"/>
          <w:color w:val="4A4A4A"/>
          <w:sz w:val="20"/>
          <w:szCs w:val="20"/>
        </w:rPr>
        <w:t>esta</w:t>
      </w:r>
      <w:proofErr w:type="spellEnd"/>
      <w:r w:rsidRPr="00792D21">
        <w:rPr>
          <w:rFonts w:ascii="Arial" w:hAnsi="Arial" w:cs="Arial"/>
          <w:color w:val="4A4A4A"/>
          <w:sz w:val="20"/>
          <w:szCs w:val="20"/>
        </w:rPr>
        <w:t xml:space="preserve"> configurado utiliza el comando </w:t>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config</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get</w:t>
      </w:r>
      <w:proofErr w:type="spellEnd"/>
      <w:r w:rsidRPr="00792D21">
        <w:rPr>
          <w:rStyle w:val="CdigoHTML"/>
          <w:rFonts w:eastAsiaTheme="majorEastAsia"/>
          <w:color w:val="4A4A4A"/>
          <w:sz w:val="20"/>
        </w:rPr>
        <w:t xml:space="preserve"> &lt;</w:t>
      </w:r>
      <w:proofErr w:type="spellStart"/>
      <w:r w:rsidRPr="00792D21">
        <w:rPr>
          <w:rStyle w:val="CdigoHTML"/>
          <w:rFonts w:eastAsiaTheme="majorEastAsia"/>
          <w:color w:val="4A4A4A"/>
          <w:sz w:val="20"/>
        </w:rPr>
        <w:t>key</w:t>
      </w:r>
      <w:proofErr w:type="spellEnd"/>
      <w:r w:rsidRPr="00792D21">
        <w:rPr>
          <w:rStyle w:val="CdigoHTML"/>
          <w:rFonts w:eastAsiaTheme="majorEastAsia"/>
          <w:color w:val="4A4A4A"/>
          <w:sz w:val="20"/>
        </w:rPr>
        <w:t>&gt;</w:t>
      </w:r>
      <w:r w:rsidRPr="00792D21">
        <w:rPr>
          <w:rFonts w:ascii="Arial" w:hAnsi="Arial" w:cs="Arial"/>
          <w:color w:val="4A4A4A"/>
          <w:sz w:val="20"/>
          <w:szCs w:val="20"/>
        </w:rPr>
        <w:br/>
        <w:t>Si quieres eliminar uno que creaste mal usa el comando</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config</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delete</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init.author.emai</w:t>
      </w:r>
      <w:proofErr w:type="spellEnd"/>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rPr>
      </w:pPr>
      <w:r w:rsidRPr="00792D21">
        <w:rPr>
          <w:rFonts w:ascii="Arial" w:hAnsi="Arial" w:cs="Arial"/>
          <w:color w:val="4A4A4A"/>
          <w:sz w:val="20"/>
          <w:szCs w:val="20"/>
        </w:rPr>
        <w:t>Para crear el archivo de configuración con valores predeterminados usa </w:t>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init</w:t>
      </w:r>
      <w:proofErr w:type="spellEnd"/>
      <w:r w:rsidRPr="00792D21">
        <w:rPr>
          <w:rStyle w:val="CdigoHTML"/>
          <w:rFonts w:eastAsiaTheme="majorEastAsia"/>
          <w:color w:val="4A4A4A"/>
          <w:sz w:val="20"/>
        </w:rPr>
        <w:t xml:space="preserve"> -y</w:t>
      </w:r>
      <w:r w:rsidRPr="00792D21">
        <w:rPr>
          <w:rFonts w:ascii="Arial" w:hAnsi="Arial" w:cs="Arial"/>
          <w:color w:val="4A4A4A"/>
          <w:sz w:val="20"/>
          <w:szCs w:val="20"/>
        </w:rPr>
        <w:t> </w:t>
      </w:r>
      <w:ins w:id="0" w:author="Unknown">
        <w:r w:rsidRPr="00792D21">
          <w:rPr>
            <w:rFonts w:ascii="Arial" w:hAnsi="Arial" w:cs="Arial"/>
            <w:color w:val="4A4A4A"/>
            <w:sz w:val="20"/>
            <w:szCs w:val="20"/>
          </w:rPr>
          <w:t>recomendado si ya tienes guardados datos como email, nombre y licencia</w:t>
        </w:r>
      </w:ins>
    </w:p>
    <w:p w:rsidR="00792D21" w:rsidRPr="00792D21" w:rsidRDefault="00792D21" w:rsidP="00792D21">
      <w:pPr>
        <w:rPr>
          <w:lang w:val="es-MX"/>
        </w:rPr>
      </w:pPr>
    </w:p>
    <w:p w:rsidR="00F02FDD"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r>
        <w:rPr>
          <w:noProof/>
          <w:lang w:val="es-MX" w:eastAsia="es-MX"/>
        </w:rPr>
        <w:drawing>
          <wp:inline distT="0" distB="0" distL="0" distR="0">
            <wp:extent cx="2677062" cy="5356303"/>
            <wp:effectExtent l="0" t="0" r="9525" b="0"/>
            <wp:docPr id="2" name="Imagen 2" descr="n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p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276" cy="5384742"/>
                    </a:xfrm>
                    <a:prstGeom prst="rect">
                      <a:avLst/>
                    </a:prstGeom>
                    <a:noFill/>
                    <a:ln>
                      <a:noFill/>
                    </a:ln>
                  </pic:spPr>
                </pic:pic>
              </a:graphicData>
            </a:graphic>
          </wp:inline>
        </w:drawing>
      </w:r>
    </w:p>
    <w:p w:rsidR="00792D21" w:rsidRDefault="00792D21" w:rsidP="00792D21">
      <w:pPr>
        <w:pStyle w:val="Ttulo1"/>
      </w:pPr>
      <w:r w:rsidRPr="00792D21">
        <w:lastRenderedPageBreak/>
        <w:t>Instalación de dependencias</w:t>
      </w:r>
    </w:p>
    <w:p w:rsidR="00792D21" w:rsidRDefault="00792D21" w:rsidP="00792D21">
      <w:pPr>
        <w:shd w:val="clear" w:color="auto" w:fill="FFFFFF"/>
        <w:spacing w:before="0" w:after="0" w:line="240" w:lineRule="auto"/>
        <w:rPr>
          <w:rFonts w:ascii="Arial" w:hAnsi="Arial" w:cs="Arial"/>
          <w:color w:val="4A4A4A"/>
          <w:sz w:val="20"/>
          <w:szCs w:val="20"/>
          <w:shd w:val="clear" w:color="auto" w:fill="FFFFFF"/>
        </w:rPr>
      </w:pPr>
      <w:r w:rsidRPr="00792D21">
        <w:rPr>
          <w:rFonts w:ascii="Arial" w:hAnsi="Arial" w:cs="Arial"/>
          <w:color w:val="4A4A4A"/>
          <w:sz w:val="20"/>
          <w:szCs w:val="20"/>
          <w:shd w:val="clear" w:color="auto" w:fill="FFFFFF"/>
        </w:rPr>
        <w:t>No había entendido del todo la parte de las dependencias opcionales. Investigué un poco y tiene todo el sentido del mundo.</w:t>
      </w:r>
      <w:r w:rsidRPr="00792D21">
        <w:rPr>
          <w:rFonts w:ascii="Arial" w:hAnsi="Arial" w:cs="Arial"/>
          <w:color w:val="4A4A4A"/>
          <w:sz w:val="20"/>
          <w:szCs w:val="20"/>
        </w:rPr>
        <w:br/>
      </w:r>
      <w:r w:rsidRPr="00792D21">
        <w:rPr>
          <w:rFonts w:ascii="Arial" w:hAnsi="Arial" w:cs="Arial"/>
          <w:color w:val="4A4A4A"/>
          <w:sz w:val="20"/>
          <w:szCs w:val="20"/>
          <w:shd w:val="clear" w:color="auto" w:fill="FFFFFF"/>
        </w:rPr>
        <w:t>.</w:t>
      </w:r>
      <w:r w:rsidRPr="00792D21">
        <w:rPr>
          <w:rFonts w:ascii="Arial" w:hAnsi="Arial" w:cs="Arial"/>
          <w:color w:val="4A4A4A"/>
          <w:sz w:val="20"/>
          <w:szCs w:val="20"/>
        </w:rPr>
        <w:br/>
      </w:r>
      <w:r w:rsidRPr="00792D21">
        <w:rPr>
          <w:rFonts w:ascii="Arial" w:hAnsi="Arial" w:cs="Arial"/>
          <w:color w:val="4A4A4A"/>
          <w:sz w:val="20"/>
          <w:szCs w:val="20"/>
          <w:shd w:val="clear" w:color="auto" w:fill="FFFFFF"/>
        </w:rPr>
        <w:t>Son las dependencias que aportan algo extra al proyecto pero que no son necesarias para que el proyecto funcione. Por lo que si su instalación falla por cualquier motivo el proyecto es totalmente funcional.</w:t>
      </w:r>
      <w:r w:rsidRPr="00792D21">
        <w:rPr>
          <w:rFonts w:ascii="Arial" w:hAnsi="Arial" w:cs="Arial"/>
          <w:color w:val="4A4A4A"/>
          <w:sz w:val="20"/>
          <w:szCs w:val="20"/>
        </w:rPr>
        <w:br/>
      </w:r>
      <w:r w:rsidRPr="00792D21">
        <w:rPr>
          <w:rFonts w:ascii="Arial" w:hAnsi="Arial" w:cs="Arial"/>
          <w:color w:val="4A4A4A"/>
          <w:sz w:val="20"/>
          <w:szCs w:val="20"/>
          <w:shd w:val="clear" w:color="auto" w:fill="FFFFFF"/>
        </w:rPr>
        <w:t>.</w:t>
      </w:r>
      <w:r w:rsidRPr="00792D21">
        <w:rPr>
          <w:rFonts w:ascii="Arial" w:hAnsi="Arial" w:cs="Arial"/>
          <w:color w:val="4A4A4A"/>
          <w:sz w:val="20"/>
          <w:szCs w:val="20"/>
        </w:rPr>
        <w:br/>
      </w:r>
      <w:r w:rsidRPr="00792D21">
        <w:rPr>
          <w:rFonts w:ascii="Arial" w:hAnsi="Arial" w:cs="Arial"/>
          <w:color w:val="4A4A4A"/>
          <w:sz w:val="20"/>
          <w:szCs w:val="20"/>
          <w:shd w:val="clear" w:color="auto" w:fill="FFFFFF"/>
        </w:rPr>
        <w:t xml:space="preserve">Un ejemplo de esto es si quieres decorar los </w:t>
      </w:r>
      <w:proofErr w:type="spellStart"/>
      <w:r w:rsidRPr="00792D21">
        <w:rPr>
          <w:rFonts w:ascii="Arial" w:hAnsi="Arial" w:cs="Arial"/>
          <w:color w:val="4A4A4A"/>
          <w:sz w:val="20"/>
          <w:szCs w:val="20"/>
          <w:shd w:val="clear" w:color="auto" w:fill="FFFFFF"/>
        </w:rPr>
        <w:t>logs</w:t>
      </w:r>
      <w:proofErr w:type="spellEnd"/>
      <w:r w:rsidRPr="00792D21">
        <w:rPr>
          <w:rFonts w:ascii="Arial" w:hAnsi="Arial" w:cs="Arial"/>
          <w:color w:val="4A4A4A"/>
          <w:sz w:val="20"/>
          <w:szCs w:val="20"/>
          <w:shd w:val="clear" w:color="auto" w:fill="FFFFFF"/>
        </w:rPr>
        <w:t xml:space="preserve"> en la consola, puedes agregar un paquete como </w:t>
      </w:r>
      <w:proofErr w:type="spellStart"/>
      <w:r w:rsidRPr="00792D21">
        <w:rPr>
          <w:rStyle w:val="Textoennegrita"/>
          <w:rFonts w:ascii="Arial" w:hAnsi="Arial" w:cs="Arial"/>
          <w:color w:val="4A4A4A"/>
          <w:sz w:val="20"/>
          <w:szCs w:val="20"/>
          <w:shd w:val="clear" w:color="auto" w:fill="FFFFFF"/>
        </w:rPr>
        <w:t>chalk</w:t>
      </w:r>
      <w:proofErr w:type="spellEnd"/>
      <w:r w:rsidRPr="00792D21">
        <w:rPr>
          <w:rFonts w:ascii="Arial" w:hAnsi="Arial" w:cs="Arial"/>
          <w:color w:val="4A4A4A"/>
          <w:sz w:val="20"/>
          <w:szCs w:val="20"/>
          <w:shd w:val="clear" w:color="auto" w:fill="FFFFFF"/>
        </w:rPr>
        <w:t xml:space="preserve"> que te ayudará a lograrlo. El proyecto va a funcionar igual </w:t>
      </w:r>
      <w:proofErr w:type="spellStart"/>
      <w:r w:rsidRPr="00792D21">
        <w:rPr>
          <w:rFonts w:ascii="Arial" w:hAnsi="Arial" w:cs="Arial"/>
          <w:color w:val="4A4A4A"/>
          <w:sz w:val="20"/>
          <w:szCs w:val="20"/>
          <w:shd w:val="clear" w:color="auto" w:fill="FFFFFF"/>
        </w:rPr>
        <w:t>asi</w:t>
      </w:r>
      <w:proofErr w:type="spellEnd"/>
      <w:r w:rsidRPr="00792D21">
        <w:rPr>
          <w:rFonts w:ascii="Arial" w:hAnsi="Arial" w:cs="Arial"/>
          <w:color w:val="4A4A4A"/>
          <w:sz w:val="20"/>
          <w:szCs w:val="20"/>
          <w:shd w:val="clear" w:color="auto" w:fill="FFFFFF"/>
        </w:rPr>
        <w:t xml:space="preserve"> los </w:t>
      </w:r>
      <w:proofErr w:type="spellStart"/>
      <w:r w:rsidRPr="00792D21">
        <w:rPr>
          <w:rFonts w:ascii="Arial" w:hAnsi="Arial" w:cs="Arial"/>
          <w:color w:val="4A4A4A"/>
          <w:sz w:val="20"/>
          <w:szCs w:val="20"/>
          <w:shd w:val="clear" w:color="auto" w:fill="FFFFFF"/>
        </w:rPr>
        <w:t>logs</w:t>
      </w:r>
      <w:proofErr w:type="spellEnd"/>
      <w:r w:rsidRPr="00792D21">
        <w:rPr>
          <w:rFonts w:ascii="Arial" w:hAnsi="Arial" w:cs="Arial"/>
          <w:color w:val="4A4A4A"/>
          <w:sz w:val="20"/>
          <w:szCs w:val="20"/>
          <w:shd w:val="clear" w:color="auto" w:fill="FFFFFF"/>
        </w:rPr>
        <w:t xml:space="preserve"> no estén decorados, por lo que este sería un paquete opcional.</w:t>
      </w:r>
    </w:p>
    <w:p w:rsidR="002C4527" w:rsidRDefault="002C4527" w:rsidP="002C4527">
      <w:pPr>
        <w:shd w:val="clear" w:color="auto" w:fill="FFFFFF"/>
        <w:spacing w:before="0" w:after="0" w:line="240" w:lineRule="auto"/>
        <w:jc w:val="center"/>
        <w:rPr>
          <w:rFonts w:ascii="Arial" w:eastAsia="Times New Roman" w:hAnsi="Arial" w:cs="Arial"/>
          <w:color w:val="000000"/>
          <w:sz w:val="20"/>
          <w:szCs w:val="20"/>
          <w:lang w:eastAsia="es-MX"/>
        </w:rPr>
      </w:pPr>
      <w:r w:rsidRPr="002C4527">
        <w:rPr>
          <w:rFonts w:ascii="Arial" w:eastAsia="Times New Roman" w:hAnsi="Arial" w:cs="Arial"/>
          <w:color w:val="000000"/>
          <w:sz w:val="20"/>
          <w:szCs w:val="20"/>
          <w:lang w:eastAsia="es-MX"/>
        </w:rPr>
        <w:drawing>
          <wp:inline distT="0" distB="0" distL="0" distR="0" wp14:anchorId="05748B8A" wp14:editId="72043B44">
            <wp:extent cx="4099915" cy="65156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9915" cy="6515665"/>
                    </a:xfrm>
                    <a:prstGeom prst="rect">
                      <a:avLst/>
                    </a:prstGeom>
                  </pic:spPr>
                </pic:pic>
              </a:graphicData>
            </a:graphic>
          </wp:inline>
        </w:drawing>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Fonts w:ascii="Arial" w:hAnsi="Arial" w:cs="Arial"/>
          <w:color w:val="4A4A4A"/>
          <w:sz w:val="12"/>
          <w:szCs w:val="12"/>
        </w:rPr>
        <w:t>Cuando queremos ver el output de una dependencia sin proceder con su instalación ejecutamos.</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name_package</w:t>
      </w:r>
      <w:proofErr w:type="spellEnd"/>
      <w:r w:rsidRPr="00D4696D">
        <w:rPr>
          <w:rStyle w:val="Textoennegrita"/>
          <w:rFonts w:ascii="Arial" w:eastAsiaTheme="majorEastAsia" w:hAnsi="Arial" w:cs="Arial"/>
          <w:color w:val="4A4A4A"/>
          <w:sz w:val="12"/>
          <w:szCs w:val="12"/>
          <w:lang w:val="en-US"/>
        </w:rPr>
        <w:t xml:space="preserve"> --dry-run</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Fonts w:ascii="Arial" w:hAnsi="Arial" w:cs="Arial"/>
          <w:color w:val="4A4A4A"/>
          <w:sz w:val="12"/>
          <w:szCs w:val="12"/>
        </w:rPr>
        <w:t xml:space="preserve">Instalar la última versión y desde los servidores de </w:t>
      </w:r>
      <w:proofErr w:type="spellStart"/>
      <w:r w:rsidRPr="00D4696D">
        <w:rPr>
          <w:rFonts w:ascii="Arial" w:hAnsi="Arial" w:cs="Arial"/>
          <w:color w:val="4A4A4A"/>
          <w:sz w:val="12"/>
          <w:szCs w:val="12"/>
        </w:rPr>
        <w:t>npm</w:t>
      </w:r>
      <w:proofErr w:type="spellEnd"/>
      <w:r w:rsidRPr="00D4696D">
        <w:rPr>
          <w:rFonts w:ascii="Arial" w:hAnsi="Arial" w:cs="Arial"/>
          <w:color w:val="4A4A4A"/>
          <w:sz w:val="12"/>
          <w:szCs w:val="12"/>
        </w:rPr>
        <w:t>:</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webpack</w:t>
      </w:r>
      <w:proofErr w:type="spellEnd"/>
      <w:r w:rsidRPr="00D4696D">
        <w:rPr>
          <w:rStyle w:val="Textoennegrita"/>
          <w:rFonts w:ascii="Arial" w:eastAsiaTheme="majorEastAsia" w:hAnsi="Arial" w:cs="Arial"/>
          <w:color w:val="4A4A4A"/>
          <w:sz w:val="12"/>
          <w:szCs w:val="12"/>
          <w:lang w:val="en-US"/>
        </w:rPr>
        <w:t xml:space="preserve"> -f</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webpack</w:t>
      </w:r>
      <w:proofErr w:type="spellEnd"/>
      <w:r w:rsidRPr="00D4696D">
        <w:rPr>
          <w:rStyle w:val="Textoennegrita"/>
          <w:rFonts w:ascii="Arial" w:eastAsiaTheme="majorEastAsia" w:hAnsi="Arial" w:cs="Arial"/>
          <w:color w:val="4A4A4A"/>
          <w:sz w:val="12"/>
          <w:szCs w:val="12"/>
          <w:lang w:val="en-US"/>
        </w:rPr>
        <w:t xml:space="preserve"> --force</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Style w:val="Textoennegrita"/>
          <w:rFonts w:ascii="Arial" w:eastAsiaTheme="majorEastAsia" w:hAnsi="Arial" w:cs="Arial"/>
          <w:color w:val="4A4A4A"/>
          <w:sz w:val="12"/>
          <w:szCs w:val="12"/>
        </w:rPr>
        <w:t>Instalar una versión exacta de un paquete:</w:t>
      </w:r>
    </w:p>
    <w:p w:rsidR="00D4696D" w:rsidRDefault="00D4696D" w:rsidP="00D4696D">
      <w:pPr>
        <w:pStyle w:val="NormalWeb"/>
        <w:shd w:val="clear" w:color="auto" w:fill="FFFFFF"/>
        <w:spacing w:before="0" w:beforeAutospacing="0" w:after="0" w:afterAutospacing="0"/>
        <w:rPr>
          <w:rStyle w:val="Textoennegrita"/>
          <w:rFonts w:ascii="Arial" w:eastAsiaTheme="majorEastAsia" w:hAnsi="Arial" w:cs="Arial"/>
          <w:color w:val="4A4A4A"/>
          <w:sz w:val="12"/>
          <w:szCs w:val="12"/>
        </w:rPr>
      </w:pPr>
      <w:proofErr w:type="spellStart"/>
      <w:proofErr w:type="gramStart"/>
      <w:r w:rsidRPr="00D4696D">
        <w:rPr>
          <w:rStyle w:val="Textoennegrita"/>
          <w:rFonts w:ascii="Arial" w:eastAsiaTheme="majorEastAsia" w:hAnsi="Arial" w:cs="Arial"/>
          <w:color w:val="4A4A4A"/>
          <w:sz w:val="12"/>
          <w:szCs w:val="12"/>
        </w:rPr>
        <w:t>npm</w:t>
      </w:r>
      <w:proofErr w:type="spellEnd"/>
      <w:proofErr w:type="gramEnd"/>
      <w:r w:rsidRPr="00D4696D">
        <w:rPr>
          <w:rStyle w:val="Textoennegrita"/>
          <w:rFonts w:ascii="Arial" w:eastAsiaTheme="majorEastAsia" w:hAnsi="Arial" w:cs="Arial"/>
          <w:color w:val="4A4A4A"/>
          <w:sz w:val="12"/>
          <w:szCs w:val="12"/>
        </w:rPr>
        <w:t xml:space="preserve"> </w:t>
      </w:r>
      <w:proofErr w:type="spellStart"/>
      <w:r w:rsidRPr="00D4696D">
        <w:rPr>
          <w:rStyle w:val="Textoennegrita"/>
          <w:rFonts w:ascii="Arial" w:eastAsiaTheme="majorEastAsia" w:hAnsi="Arial" w:cs="Arial"/>
          <w:color w:val="4A4A4A"/>
          <w:sz w:val="12"/>
          <w:szCs w:val="12"/>
        </w:rPr>
        <w:t>install</w:t>
      </w:r>
      <w:proofErr w:type="spellEnd"/>
      <w:r w:rsidRPr="00D4696D">
        <w:rPr>
          <w:rStyle w:val="Textoennegrita"/>
          <w:rFonts w:ascii="Arial" w:eastAsiaTheme="majorEastAsia" w:hAnsi="Arial" w:cs="Arial"/>
          <w:color w:val="4A4A4A"/>
          <w:sz w:val="12"/>
          <w:szCs w:val="12"/>
        </w:rPr>
        <w:t xml:space="preserve"> </w:t>
      </w:r>
      <w:hyperlink r:id="rId17" w:history="1">
        <w:r w:rsidRPr="00F61648">
          <w:rPr>
            <w:rStyle w:val="Hipervnculo"/>
            <w:rFonts w:ascii="Arial" w:eastAsiaTheme="majorEastAsia" w:hAnsi="Arial" w:cs="Arial"/>
            <w:sz w:val="12"/>
            <w:szCs w:val="12"/>
          </w:rPr>
          <w:t>json-server@0.15.0</w:t>
        </w:r>
      </w:hyperlink>
    </w:p>
    <w:p w:rsidR="00D4696D" w:rsidRDefault="00D4696D" w:rsidP="00D4696D">
      <w:pPr>
        <w:pStyle w:val="Ttulo1"/>
      </w:pPr>
      <w:r w:rsidRPr="00D4696D">
        <w:lastRenderedPageBreak/>
        <w:t>Instalación de dependencias con force</w:t>
      </w:r>
    </w:p>
    <w:p w:rsidR="00D4696D" w:rsidRDefault="00D4696D" w:rsidP="00D4696D">
      <w:pPr>
        <w:pStyle w:val="NormalWeb"/>
        <w:shd w:val="clear" w:color="auto" w:fill="FFFFFF"/>
        <w:spacing w:before="0" w:beforeAutospacing="0" w:after="0" w:afterAutospacing="0"/>
        <w:rPr>
          <w:rFonts w:ascii="Arial" w:hAnsi="Arial" w:cs="Arial"/>
          <w:color w:val="4A4A4A"/>
          <w:sz w:val="20"/>
          <w:shd w:val="clear" w:color="auto" w:fill="FFFFFF"/>
        </w:rPr>
      </w:pPr>
      <w:r w:rsidRPr="00D4696D">
        <w:rPr>
          <w:rFonts w:ascii="Arial" w:hAnsi="Arial" w:cs="Arial"/>
          <w:color w:val="4A4A4A"/>
          <w:sz w:val="20"/>
        </w:rPr>
        <w:br/>
      </w:r>
      <w:r w:rsidRPr="00D4696D">
        <w:rPr>
          <w:rFonts w:ascii="Arial" w:hAnsi="Arial" w:cs="Arial"/>
          <w:color w:val="4A4A4A"/>
          <w:sz w:val="20"/>
          <w:shd w:val="clear" w:color="auto" w:fill="FFFFFF"/>
        </w:rPr>
        <w:t xml:space="preserve">Este </w:t>
      </w:r>
      <w:proofErr w:type="spellStart"/>
      <w:r w:rsidRPr="00D4696D">
        <w:rPr>
          <w:rFonts w:ascii="Arial" w:hAnsi="Arial" w:cs="Arial"/>
          <w:color w:val="4A4A4A"/>
          <w:sz w:val="20"/>
          <w:shd w:val="clear" w:color="auto" w:fill="FFFFFF"/>
        </w:rPr>
        <w:t>flag</w:t>
      </w:r>
      <w:proofErr w:type="spellEnd"/>
      <w:r w:rsidRPr="00D4696D">
        <w:rPr>
          <w:rFonts w:ascii="Arial" w:hAnsi="Arial" w:cs="Arial"/>
          <w:color w:val="4A4A4A"/>
          <w:sz w:val="20"/>
          <w:shd w:val="clear" w:color="auto" w:fill="FFFFFF"/>
        </w:rPr>
        <w:t xml:space="preserve"> nos sirve para no instalar la dependencia dentro del proyecto, pero nos muestra la salida que retorna, es solo simular la instalación, de esta manera con la salida podemos decidir si instalamos o no</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Style w:val="Textoennegrita"/>
          <w:rFonts w:ascii="Arial" w:eastAsiaTheme="majorEastAsia" w:hAnsi="Arial" w:cs="Arial"/>
          <w:color w:val="4A4A4A"/>
          <w:sz w:val="20"/>
          <w:shd w:val="clear" w:color="auto" w:fill="FFFFFF"/>
        </w:rPr>
        <w:t xml:space="preserve"> (paquete) -f</w:t>
      </w:r>
      <w:r w:rsidRPr="00D4696D">
        <w:rPr>
          <w:rFonts w:ascii="Arial" w:hAnsi="Arial" w:cs="Arial"/>
          <w:color w:val="4A4A4A"/>
          <w:sz w:val="20"/>
        </w:rPr>
        <w:br/>
      </w:r>
      <w:r w:rsidRPr="00D4696D">
        <w:rPr>
          <w:rFonts w:ascii="Arial" w:hAnsi="Arial" w:cs="Arial"/>
          <w:color w:val="4A4A4A"/>
          <w:sz w:val="20"/>
          <w:shd w:val="clear" w:color="auto" w:fill="FFFFFF"/>
        </w:rPr>
        <w:t xml:space="preserve">Esta bandera </w:t>
      </w:r>
      <w:proofErr w:type="spellStart"/>
      <w:r w:rsidRPr="00D4696D">
        <w:rPr>
          <w:rFonts w:ascii="Arial" w:hAnsi="Arial" w:cs="Arial"/>
          <w:color w:val="4A4A4A"/>
          <w:sz w:val="20"/>
          <w:shd w:val="clear" w:color="auto" w:fill="FFFFFF"/>
        </w:rPr>
        <w:t>forza</w:t>
      </w:r>
      <w:proofErr w:type="spellEnd"/>
      <w:r w:rsidRPr="00D4696D">
        <w:rPr>
          <w:rFonts w:ascii="Arial" w:hAnsi="Arial" w:cs="Arial"/>
          <w:color w:val="4A4A4A"/>
          <w:sz w:val="20"/>
          <w:shd w:val="clear" w:color="auto" w:fill="FFFFFF"/>
        </w:rPr>
        <w:t xml:space="preserve"> la instalación del paquete del último recurso que tiene el servidor</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Fonts w:ascii="Arial" w:hAnsi="Arial" w:cs="Arial"/>
          <w:color w:val="4A4A4A"/>
          <w:sz w:val="20"/>
          <w:shd w:val="clear" w:color="auto" w:fill="FFFFFF"/>
        </w:rPr>
        <w:t xml:space="preserve"> instala todas las dependencias encontradas en el archivo </w:t>
      </w:r>
      <w:proofErr w:type="spellStart"/>
      <w:r w:rsidRPr="00D4696D">
        <w:rPr>
          <w:rFonts w:ascii="Arial" w:hAnsi="Arial" w:cs="Arial"/>
          <w:color w:val="4A4A4A"/>
          <w:sz w:val="20"/>
          <w:shd w:val="clear" w:color="auto" w:fill="FFFFFF"/>
        </w:rPr>
        <w:t>package.json</w:t>
      </w:r>
      <w:proofErr w:type="spellEnd"/>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fund</w:t>
      </w:r>
      <w:proofErr w:type="spellEnd"/>
      <w:r w:rsidRPr="00D4696D">
        <w:rPr>
          <w:rFonts w:ascii="Arial" w:hAnsi="Arial" w:cs="Arial"/>
          <w:color w:val="4A4A4A"/>
          <w:sz w:val="20"/>
          <w:shd w:val="clear" w:color="auto" w:fill="FFFFFF"/>
        </w:rPr>
        <w:t> muestra paquetes con financiamiento</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Style w:val="Textoennegrita"/>
          <w:rFonts w:ascii="Arial" w:eastAsiaTheme="majorEastAsia" w:hAnsi="Arial" w:cs="Arial"/>
          <w:color w:val="4A4A4A"/>
          <w:sz w:val="20"/>
          <w:shd w:val="clear" w:color="auto" w:fill="FFFFFF"/>
        </w:rPr>
        <w:t xml:space="preserve"> (paquete)@0.15.0</w:t>
      </w:r>
      <w:r w:rsidRPr="00D4696D">
        <w:rPr>
          <w:rFonts w:ascii="Arial" w:hAnsi="Arial" w:cs="Arial"/>
          <w:color w:val="4A4A4A"/>
          <w:sz w:val="20"/>
          <w:shd w:val="clear" w:color="auto" w:fill="FFFFFF"/>
        </w:rPr>
        <w:t> De esta manera se instala un paquete especificando la instalación</w:t>
      </w:r>
    </w:p>
    <w:p w:rsidR="00D4696D" w:rsidRDefault="00D4696D" w:rsidP="00D4696D">
      <w:pPr>
        <w:pStyle w:val="NormalWeb"/>
        <w:shd w:val="clear" w:color="auto" w:fill="FFFFFF"/>
        <w:spacing w:before="0" w:beforeAutospacing="0" w:after="0" w:afterAutospacing="0"/>
        <w:rPr>
          <w:rFonts w:ascii="Arial" w:hAnsi="Arial" w:cs="Arial"/>
          <w:color w:val="4A4A4A"/>
          <w:sz w:val="20"/>
          <w:shd w:val="clear" w:color="auto" w:fill="FFFFFF"/>
        </w:rPr>
      </w:pPr>
    </w:p>
    <w:p w:rsidR="00D4696D" w:rsidRPr="00D4696D" w:rsidRDefault="00D4696D" w:rsidP="00D4696D">
      <w:pPr>
        <w:pStyle w:val="NormalWeb"/>
        <w:shd w:val="clear" w:color="auto" w:fill="FFFFFF"/>
        <w:spacing w:before="0" w:beforeAutospacing="0" w:after="0" w:afterAutospacing="0"/>
        <w:rPr>
          <w:rFonts w:ascii="Arial" w:hAnsi="Arial" w:cs="Arial"/>
          <w:color w:val="4A4A4A"/>
          <w:sz w:val="20"/>
          <w:szCs w:val="20"/>
        </w:rPr>
      </w:pPr>
      <w:r w:rsidRPr="00D4696D">
        <w:rPr>
          <w:rFonts w:ascii="Arial" w:hAnsi="Arial" w:cs="Arial"/>
          <w:color w:val="4A4A4A"/>
          <w:sz w:val="20"/>
          <w:szCs w:val="20"/>
          <w:shd w:val="clear" w:color="auto" w:fill="FFFFFF"/>
        </w:rPr>
        <w:t xml:space="preserve">NPM decidió agregar un nuevo comando: </w:t>
      </w:r>
      <w:proofErr w:type="spellStart"/>
      <w:r w:rsidRPr="00D4696D">
        <w:rPr>
          <w:rFonts w:ascii="Arial" w:hAnsi="Arial" w:cs="Arial"/>
          <w:color w:val="4A4A4A"/>
          <w:sz w:val="20"/>
          <w:szCs w:val="20"/>
          <w:shd w:val="clear" w:color="auto" w:fill="FFFFFF"/>
        </w:rPr>
        <w:t>npm</w:t>
      </w:r>
      <w:proofErr w:type="spellEnd"/>
      <w:r w:rsidRPr="00D4696D">
        <w:rPr>
          <w:rFonts w:ascii="Arial" w:hAnsi="Arial" w:cs="Arial"/>
          <w:color w:val="4A4A4A"/>
          <w:sz w:val="20"/>
          <w:szCs w:val="20"/>
          <w:shd w:val="clear" w:color="auto" w:fill="FFFFFF"/>
        </w:rPr>
        <w:t xml:space="preserve"> </w:t>
      </w:r>
      <w:proofErr w:type="spellStart"/>
      <w:r w:rsidRPr="00D4696D">
        <w:rPr>
          <w:rFonts w:ascii="Arial" w:hAnsi="Arial" w:cs="Arial"/>
          <w:color w:val="4A4A4A"/>
          <w:sz w:val="20"/>
          <w:szCs w:val="20"/>
          <w:shd w:val="clear" w:color="auto" w:fill="FFFFFF"/>
        </w:rPr>
        <w:t>fund</w:t>
      </w:r>
      <w:proofErr w:type="spellEnd"/>
      <w:r w:rsidRPr="00D4696D">
        <w:rPr>
          <w:rFonts w:ascii="Arial" w:hAnsi="Arial" w:cs="Arial"/>
          <w:color w:val="4A4A4A"/>
          <w:sz w:val="20"/>
          <w:szCs w:val="20"/>
          <w:shd w:val="clear" w:color="auto" w:fill="FFFFFF"/>
        </w:rPr>
        <w:t xml:space="preserve"> que brindará más visibilidad a los usuarios de </w:t>
      </w:r>
      <w:proofErr w:type="spellStart"/>
      <w:r w:rsidRPr="00D4696D">
        <w:rPr>
          <w:rFonts w:ascii="Arial" w:hAnsi="Arial" w:cs="Arial"/>
          <w:color w:val="4A4A4A"/>
          <w:sz w:val="20"/>
          <w:szCs w:val="20"/>
          <w:shd w:val="clear" w:color="auto" w:fill="FFFFFF"/>
        </w:rPr>
        <w:t>npm</w:t>
      </w:r>
      <w:proofErr w:type="spellEnd"/>
      <w:r w:rsidRPr="00D4696D">
        <w:rPr>
          <w:rFonts w:ascii="Arial" w:hAnsi="Arial" w:cs="Arial"/>
          <w:color w:val="4A4A4A"/>
          <w:sz w:val="20"/>
          <w:szCs w:val="20"/>
          <w:shd w:val="clear" w:color="auto" w:fill="FFFFFF"/>
        </w:rPr>
        <w:t xml:space="preserve"> sobre qué dependencias buscan activamente</w:t>
      </w:r>
      <w:r>
        <w:rPr>
          <w:rFonts w:ascii="Arial" w:hAnsi="Arial" w:cs="Arial"/>
          <w:color w:val="4A4A4A"/>
          <w:sz w:val="20"/>
          <w:szCs w:val="20"/>
          <w:shd w:val="clear" w:color="auto" w:fill="FFFFFF"/>
        </w:rPr>
        <w:t xml:space="preserve"> formas de financiar su trabajo</w:t>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Este comando recupera información sobre cómo financiar las dependencias de un proyecto determinado.</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Si no se proporciona el nombre del paquete, enumerará todas las dependencias que buscan financiación en una estructura de árbol en la que se enumeran el tipo de financiación y la URL a visitar.</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 xml:space="preserve">Si se proporciona un nombre de paquete, entonces intenta abrir su </w:t>
      </w:r>
      <w:proofErr w:type="spellStart"/>
      <w:r w:rsidRPr="00D4696D">
        <w:rPr>
          <w:rFonts w:ascii="Arial" w:hAnsi="Arial" w:cs="Arial"/>
          <w:color w:val="4A4A4A"/>
          <w:sz w:val="20"/>
          <w:szCs w:val="20"/>
          <w:shd w:val="clear" w:color="auto" w:fill="FFFFFF"/>
        </w:rPr>
        <w:t>url</w:t>
      </w:r>
      <w:proofErr w:type="spellEnd"/>
      <w:r w:rsidRPr="00D4696D">
        <w:rPr>
          <w:rFonts w:ascii="Arial" w:hAnsi="Arial" w:cs="Arial"/>
          <w:color w:val="4A4A4A"/>
          <w:sz w:val="20"/>
          <w:szCs w:val="20"/>
          <w:shd w:val="clear" w:color="auto" w:fill="FFFFFF"/>
        </w:rPr>
        <w:t xml:space="preserve"> de financiación utilizando el --browser parámetro de configuración.</w:t>
      </w:r>
    </w:p>
    <w:p w:rsidR="00E34D3B" w:rsidRDefault="00E34D3B" w:rsidP="00E34D3B">
      <w:pPr>
        <w:shd w:val="clear" w:color="auto" w:fill="FFFFFF"/>
        <w:spacing w:before="0" w:after="0" w:line="240" w:lineRule="auto"/>
        <w:jc w:val="both"/>
        <w:rPr>
          <w:rFonts w:ascii="Arial" w:eastAsia="Times New Roman" w:hAnsi="Arial" w:cs="Arial"/>
          <w:color w:val="000000"/>
          <w:sz w:val="20"/>
          <w:szCs w:val="20"/>
          <w:lang w:eastAsia="es-MX"/>
        </w:rPr>
      </w:pPr>
    </w:p>
    <w:p w:rsidR="00482217" w:rsidRPr="00482217" w:rsidRDefault="00E34D3B" w:rsidP="00482217">
      <w:pPr>
        <w:pStyle w:val="Ttulo1"/>
      </w:pPr>
      <w:r w:rsidRPr="00E34D3B">
        <w:t>Actualizar y eliminar paquetes</w:t>
      </w:r>
    </w:p>
    <w:p w:rsidR="00E34D3B" w:rsidRPr="00E34D3B" w:rsidRDefault="00E34D3B" w:rsidP="00E34D3B">
      <w:pPr>
        <w:shd w:val="clear" w:color="auto" w:fill="FFFFFF"/>
        <w:spacing w:before="0" w:after="0" w:line="240" w:lineRule="auto"/>
        <w:ind w:left="720"/>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Un pequeño </w:t>
      </w:r>
      <w:proofErr w:type="gramStart"/>
      <w:r w:rsidRPr="00E34D3B">
        <w:rPr>
          <w:rFonts w:ascii="Arial" w:eastAsia="Times New Roman" w:hAnsi="Arial" w:cs="Arial"/>
          <w:color w:val="4A4A4A"/>
          <w:sz w:val="18"/>
          <w:szCs w:val="18"/>
          <w:lang w:val="es-MX" w:eastAsia="es-MX"/>
        </w:rPr>
        <w:t>resumen</w:t>
      </w:r>
      <w:proofErr w:type="gramEnd"/>
      <w:r w:rsidRPr="00E34D3B">
        <w:rPr>
          <w:rFonts w:ascii="Arial" w:eastAsia="Times New Roman" w:hAnsi="Arial" w:cs="Arial"/>
          <w:color w:val="4A4A4A"/>
          <w:sz w:val="18"/>
          <w:szCs w:val="18"/>
          <w:lang w:val="es-MX" w:eastAsia="es-MX"/>
        </w:rPr>
        <w:t>:</w:t>
      </w:r>
    </w:p>
    <w:p w:rsidR="00E34D3B" w:rsidRPr="00E34D3B" w:rsidRDefault="00E34D3B" w:rsidP="00E34D3B">
      <w:pPr>
        <w:shd w:val="clear" w:color="auto" w:fill="FFFFFF"/>
        <w:spacing w:before="0" w:after="0" w:line="240" w:lineRule="auto"/>
        <w:ind w:left="720"/>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A</w:t>
      </w:r>
      <w:ins w:id="1" w:author="Unknown">
        <w:r w:rsidRPr="00E34D3B">
          <w:rPr>
            <w:rFonts w:ascii="Arial" w:eastAsia="Times New Roman" w:hAnsi="Arial" w:cs="Arial"/>
            <w:color w:val="4A4A4A"/>
            <w:sz w:val="18"/>
            <w:szCs w:val="18"/>
            <w:lang w:val="es-MX" w:eastAsia="es-MX"/>
          </w:rPr>
          <w:t>ctualizar paquetes</w:t>
        </w:r>
      </w:ins>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Revisar que paquetes disponen de nuevas versiones</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outdate</w:t>
      </w:r>
      <w:proofErr w:type="spellEnd"/>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Para ver un output más detallado</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outdate</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dd</w:t>
      </w:r>
      <w:proofErr w:type="spellEnd"/>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Actualizar los paquetes que no están en la </w:t>
      </w:r>
      <w:proofErr w:type="spellStart"/>
      <w:r w:rsidRPr="00E34D3B">
        <w:rPr>
          <w:rFonts w:ascii="Arial" w:eastAsia="Times New Roman" w:hAnsi="Arial" w:cs="Arial"/>
          <w:color w:val="4A4A4A"/>
          <w:sz w:val="18"/>
          <w:szCs w:val="18"/>
          <w:lang w:val="es-MX" w:eastAsia="es-MX"/>
        </w:rPr>
        <w:t>ultima</w:t>
      </w:r>
      <w:proofErr w:type="spellEnd"/>
      <w:r w:rsidRPr="00E34D3B">
        <w:rPr>
          <w:rFonts w:ascii="Arial" w:eastAsia="Times New Roman" w:hAnsi="Arial" w:cs="Arial"/>
          <w:color w:val="4A4A4A"/>
          <w:sz w:val="18"/>
          <w:szCs w:val="18"/>
          <w:lang w:val="es-MX" w:eastAsia="es-MX"/>
        </w:rPr>
        <w:t xml:space="preserve"> versión</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update</w:t>
      </w:r>
      <w:proofErr w:type="spellEnd"/>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Actualizar un paquete especifico</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install</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json-server@latest</w:t>
      </w:r>
      <w:proofErr w:type="spellEnd"/>
    </w:p>
    <w:p w:rsidR="00E34D3B" w:rsidRPr="00E34D3B" w:rsidRDefault="00E34D3B" w:rsidP="00E34D3B">
      <w:pPr>
        <w:shd w:val="clear" w:color="auto" w:fill="FFFFFF"/>
        <w:spacing w:before="0" w:after="0" w:line="240" w:lineRule="auto"/>
        <w:ind w:left="720"/>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E</w:t>
      </w:r>
      <w:ins w:id="2" w:author="Unknown">
        <w:r w:rsidRPr="00E34D3B">
          <w:rPr>
            <w:rFonts w:ascii="Arial" w:eastAsia="Times New Roman" w:hAnsi="Arial" w:cs="Arial"/>
            <w:color w:val="4A4A4A"/>
            <w:sz w:val="18"/>
            <w:szCs w:val="18"/>
            <w:lang w:val="es-MX" w:eastAsia="es-MX"/>
          </w:rPr>
          <w:t>liminar paquetes</w:t>
        </w:r>
      </w:ins>
    </w:p>
    <w:p w:rsidR="00E34D3B" w:rsidRPr="00E34D3B" w:rsidRDefault="00E34D3B" w:rsidP="00E34D3B">
      <w:pPr>
        <w:numPr>
          <w:ilvl w:val="0"/>
          <w:numId w:val="22"/>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Eliminar un paquete de </w:t>
      </w:r>
      <w:proofErr w:type="spellStart"/>
      <w:r w:rsidRPr="00E34D3B">
        <w:rPr>
          <w:rFonts w:ascii="Arial" w:eastAsia="Times New Roman" w:hAnsi="Arial" w:cs="Arial"/>
          <w:color w:val="4A4A4A"/>
          <w:sz w:val="18"/>
          <w:szCs w:val="18"/>
          <w:lang w:val="es-MX" w:eastAsia="es-MX"/>
        </w:rPr>
        <w:t>node_modules</w:t>
      </w:r>
      <w:proofErr w:type="spellEnd"/>
      <w:r w:rsidRPr="00E34D3B">
        <w:rPr>
          <w:rFonts w:ascii="Arial" w:eastAsia="Times New Roman" w:hAnsi="Arial" w:cs="Arial"/>
          <w:color w:val="4A4A4A"/>
          <w:sz w:val="18"/>
          <w:szCs w:val="18"/>
          <w:lang w:val="es-MX" w:eastAsia="es-MX"/>
        </w:rPr>
        <w:t xml:space="preserve"> y del archivo </w:t>
      </w:r>
      <w:proofErr w:type="spellStart"/>
      <w:r w:rsidRPr="00E34D3B">
        <w:rPr>
          <w:rFonts w:ascii="Arial" w:eastAsia="Times New Roman" w:hAnsi="Arial" w:cs="Arial"/>
          <w:color w:val="4A4A4A"/>
          <w:sz w:val="18"/>
          <w:szCs w:val="18"/>
          <w:lang w:val="es-MX" w:eastAsia="es-MX"/>
        </w:rPr>
        <w:t>package.json</w:t>
      </w:r>
      <w:proofErr w:type="spellEnd"/>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uninstall</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json</w:t>
      </w:r>
      <w:proofErr w:type="spellEnd"/>
      <w:r w:rsidRPr="00DA4F8D">
        <w:rPr>
          <w:rFonts w:ascii="Courier New" w:eastAsia="Times New Roman" w:hAnsi="Courier New" w:cs="Courier New"/>
          <w:color w:val="4A4A4A"/>
          <w:sz w:val="18"/>
          <w:szCs w:val="18"/>
          <w:lang w:val="es-MX" w:eastAsia="es-MX"/>
        </w:rPr>
        <w:t>-server</w:t>
      </w:r>
    </w:p>
    <w:p w:rsidR="00E34D3B" w:rsidRPr="00E34D3B" w:rsidRDefault="00E34D3B" w:rsidP="00E34D3B">
      <w:pPr>
        <w:numPr>
          <w:ilvl w:val="0"/>
          <w:numId w:val="22"/>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Desinstalar un paquete de todo </w:t>
      </w:r>
      <w:proofErr w:type="spellStart"/>
      <w:r w:rsidRPr="00E34D3B">
        <w:rPr>
          <w:rFonts w:ascii="Arial" w:eastAsia="Times New Roman" w:hAnsi="Arial" w:cs="Arial"/>
          <w:color w:val="4A4A4A"/>
          <w:sz w:val="18"/>
          <w:szCs w:val="18"/>
          <w:lang w:val="es-MX" w:eastAsia="es-MX"/>
        </w:rPr>
        <w:t>node_modules</w:t>
      </w:r>
      <w:proofErr w:type="spellEnd"/>
      <w:r w:rsidRPr="00E34D3B">
        <w:rPr>
          <w:rFonts w:ascii="Arial" w:eastAsia="Times New Roman" w:hAnsi="Arial" w:cs="Arial"/>
          <w:color w:val="4A4A4A"/>
          <w:sz w:val="18"/>
          <w:szCs w:val="18"/>
          <w:lang w:val="es-MX" w:eastAsia="es-MX"/>
        </w:rPr>
        <w:t xml:space="preserve"> pero no del archivo </w:t>
      </w:r>
      <w:proofErr w:type="spellStart"/>
      <w:r w:rsidRPr="00E34D3B">
        <w:rPr>
          <w:rFonts w:ascii="Arial" w:eastAsia="Times New Roman" w:hAnsi="Arial" w:cs="Arial"/>
          <w:color w:val="4A4A4A"/>
          <w:sz w:val="18"/>
          <w:szCs w:val="18"/>
          <w:lang w:val="es-MX" w:eastAsia="es-MX"/>
        </w:rPr>
        <w:t>package.json</w:t>
      </w:r>
      <w:proofErr w:type="spellEnd"/>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uninstall</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webpack</w:t>
      </w:r>
      <w:proofErr w:type="spellEnd"/>
      <w:r w:rsidRPr="00DA4F8D">
        <w:rPr>
          <w:rFonts w:ascii="Courier New" w:eastAsia="Times New Roman" w:hAnsi="Courier New" w:cs="Courier New"/>
          <w:color w:val="4A4A4A"/>
          <w:sz w:val="18"/>
          <w:szCs w:val="18"/>
          <w:lang w:val="es-MX" w:eastAsia="es-MX"/>
        </w:rPr>
        <w:t xml:space="preserve"> --no-</w:t>
      </w:r>
      <w:proofErr w:type="spellStart"/>
      <w:r w:rsidRPr="00DA4F8D">
        <w:rPr>
          <w:rFonts w:ascii="Courier New" w:eastAsia="Times New Roman" w:hAnsi="Courier New" w:cs="Courier New"/>
          <w:color w:val="4A4A4A"/>
          <w:sz w:val="18"/>
          <w:szCs w:val="18"/>
          <w:lang w:val="es-MX" w:eastAsia="es-MX"/>
        </w:rPr>
        <w:t>save</w:t>
      </w:r>
      <w:proofErr w:type="spellEnd"/>
    </w:p>
    <w:p w:rsidR="00E34D3B" w:rsidRDefault="00E34D3B" w:rsidP="00E34D3B">
      <w:pPr>
        <w:shd w:val="clear" w:color="auto" w:fill="FFFFFF"/>
        <w:spacing w:before="0" w:after="0" w:line="240" w:lineRule="auto"/>
        <w:jc w:val="both"/>
        <w:rPr>
          <w:rFonts w:ascii="Arial" w:eastAsia="Times New Roman" w:hAnsi="Arial" w:cs="Arial"/>
          <w:color w:val="000000"/>
          <w:sz w:val="20"/>
          <w:szCs w:val="20"/>
          <w:lang w:val="es-MX" w:eastAsia="es-MX"/>
        </w:rPr>
      </w:pPr>
    </w:p>
    <w:p w:rsidR="00DA4F8D" w:rsidRDefault="00DA4F8D" w:rsidP="00DA4F8D">
      <w:pPr>
        <w:shd w:val="clear" w:color="auto" w:fill="FFFFFF"/>
        <w:spacing w:before="0" w:after="0" w:line="240" w:lineRule="auto"/>
        <w:jc w:val="center"/>
        <w:rPr>
          <w:rFonts w:ascii="Arial" w:eastAsia="Times New Roman" w:hAnsi="Arial" w:cs="Arial"/>
          <w:color w:val="000000"/>
          <w:sz w:val="20"/>
          <w:szCs w:val="20"/>
          <w:lang w:val="es-MX" w:eastAsia="es-MX"/>
        </w:rPr>
      </w:pPr>
      <w:r w:rsidRPr="00DA4F8D">
        <w:rPr>
          <w:rFonts w:ascii="Arial" w:eastAsia="Times New Roman" w:hAnsi="Arial" w:cs="Arial"/>
          <w:color w:val="000000"/>
          <w:sz w:val="20"/>
          <w:szCs w:val="20"/>
          <w:lang w:val="es-MX" w:eastAsia="es-MX"/>
        </w:rPr>
        <w:drawing>
          <wp:inline distT="0" distB="0" distL="0" distR="0" wp14:anchorId="5E444E0D" wp14:editId="5F3D30C8">
            <wp:extent cx="3357469"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7044" cy="2690493"/>
                    </a:xfrm>
                    <a:prstGeom prst="rect">
                      <a:avLst/>
                    </a:prstGeom>
                  </pic:spPr>
                </pic:pic>
              </a:graphicData>
            </a:graphic>
          </wp:inline>
        </w:drawing>
      </w:r>
    </w:p>
    <w:p w:rsidR="004A21B3" w:rsidRPr="004A21B3" w:rsidRDefault="004A21B3" w:rsidP="004A21B3">
      <w:pPr>
        <w:pStyle w:val="Ttulo1"/>
      </w:pPr>
      <w:r w:rsidRPr="004A21B3">
        <w:lastRenderedPageBreak/>
        <w:t>Package lock y el uso los símbolos ^ y ~</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r>
        <w:rPr>
          <w:noProof/>
          <w:lang w:val="es-MX" w:eastAsia="es-MX"/>
        </w:rPr>
        <w:drawing>
          <wp:inline distT="0" distB="0" distL="0" distR="0">
            <wp:extent cx="2915920" cy="2258088"/>
            <wp:effectExtent l="0" t="0" r="0" b="8890"/>
            <wp:docPr id="5" name="Imagen 5" descr="wheelbarrel-no-tilde-caret-white-bg-w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elbarrel-no-tilde-caret-white-bg-w1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6759" cy="2258738"/>
                    </a:xfrm>
                    <a:prstGeom prst="rect">
                      <a:avLst/>
                    </a:prstGeom>
                    <a:noFill/>
                    <a:ln>
                      <a:noFill/>
                    </a:ln>
                  </pic:spPr>
                </pic:pic>
              </a:graphicData>
            </a:graphic>
          </wp:inline>
        </w:drawing>
      </w:r>
    </w:p>
    <w:p w:rsidR="004A21B3" w:rsidRPr="004A21B3" w:rsidRDefault="004A21B3" w:rsidP="004A21B3">
      <w:pPr>
        <w:numPr>
          <w:ilvl w:val="0"/>
          <w:numId w:val="24"/>
        </w:numPr>
        <w:shd w:val="clear" w:color="auto" w:fill="FFFFFF"/>
        <w:spacing w:before="0" w:after="0" w:line="240" w:lineRule="auto"/>
        <w:ind w:left="0"/>
        <w:jc w:val="both"/>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 xml:space="preserve">^ = Si mantenemos el </w:t>
      </w:r>
      <w:proofErr w:type="spellStart"/>
      <w:r w:rsidRPr="004A21B3">
        <w:rPr>
          <w:rFonts w:ascii="Arial" w:eastAsia="Times New Roman" w:hAnsi="Arial" w:cs="Arial"/>
          <w:color w:val="4A4A4A"/>
          <w:sz w:val="20"/>
          <w:szCs w:val="20"/>
          <w:lang w:val="es-MX" w:eastAsia="es-MX"/>
        </w:rPr>
        <w:t>caret</w:t>
      </w:r>
      <w:proofErr w:type="spellEnd"/>
      <w:r w:rsidRPr="004A21B3">
        <w:rPr>
          <w:rFonts w:ascii="Arial" w:eastAsia="Times New Roman" w:hAnsi="Arial" w:cs="Arial"/>
          <w:color w:val="4A4A4A"/>
          <w:sz w:val="20"/>
          <w:szCs w:val="20"/>
          <w:lang w:val="es-MX" w:eastAsia="es-MX"/>
        </w:rPr>
        <w:t xml:space="preserve"> dentro de la configuración de nuestro </w:t>
      </w:r>
      <w:proofErr w:type="spellStart"/>
      <w:r w:rsidRPr="004A21B3">
        <w:rPr>
          <w:rFonts w:ascii="Arial" w:eastAsia="Times New Roman" w:hAnsi="Arial" w:cs="Arial"/>
          <w:color w:val="4A4A4A"/>
          <w:sz w:val="20"/>
          <w:szCs w:val="20"/>
          <w:lang w:val="es-MX" w:eastAsia="es-MX"/>
        </w:rPr>
        <w:t>package</w:t>
      </w:r>
      <w:proofErr w:type="spellEnd"/>
      <w:r w:rsidRPr="004A21B3">
        <w:rPr>
          <w:rFonts w:ascii="Arial" w:eastAsia="Times New Roman" w:hAnsi="Arial" w:cs="Arial"/>
          <w:color w:val="4A4A4A"/>
          <w:sz w:val="20"/>
          <w:szCs w:val="20"/>
          <w:lang w:val="es-MX" w:eastAsia="es-MX"/>
        </w:rPr>
        <w:t xml:space="preserve"> estamos garantizando que cuando realicemos una actualización o tengamos un cambio que podamos realizar, vamos a hacer actualización de los cambios menores y de los parches o bug </w:t>
      </w:r>
      <w:proofErr w:type="spellStart"/>
      <w:r w:rsidRPr="004A21B3">
        <w:rPr>
          <w:rFonts w:ascii="Arial" w:eastAsia="Times New Roman" w:hAnsi="Arial" w:cs="Arial"/>
          <w:color w:val="4A4A4A"/>
          <w:sz w:val="20"/>
          <w:szCs w:val="20"/>
          <w:lang w:val="es-MX" w:eastAsia="es-MX"/>
        </w:rPr>
        <w:t>fixes</w:t>
      </w:r>
      <w:proofErr w:type="spellEnd"/>
      <w:r w:rsidRPr="004A21B3">
        <w:rPr>
          <w:rFonts w:ascii="Arial" w:eastAsia="Times New Roman" w:hAnsi="Arial" w:cs="Arial"/>
          <w:color w:val="4A4A4A"/>
          <w:sz w:val="20"/>
          <w:szCs w:val="20"/>
          <w:lang w:val="es-MX" w:eastAsia="es-MX"/>
        </w:rPr>
        <w:t>.</w:t>
      </w:r>
      <w:r w:rsidRPr="004A21B3">
        <w:rPr>
          <w:rFonts w:ascii="Arial" w:eastAsia="Times New Roman" w:hAnsi="Arial" w:cs="Arial"/>
          <w:color w:val="4A4A4A"/>
          <w:sz w:val="20"/>
          <w:szCs w:val="20"/>
          <w:lang w:val="es-MX" w:eastAsia="es-MX"/>
        </w:rPr>
        <w:br/>
        <w:t xml:space="preserve">Para quedarnos en una sola versión eliminamos el </w:t>
      </w:r>
      <w:proofErr w:type="spellStart"/>
      <w:r w:rsidRPr="004A21B3">
        <w:rPr>
          <w:rFonts w:ascii="Arial" w:eastAsia="Times New Roman" w:hAnsi="Arial" w:cs="Arial"/>
          <w:color w:val="4A4A4A"/>
          <w:sz w:val="20"/>
          <w:szCs w:val="20"/>
          <w:lang w:val="es-MX" w:eastAsia="es-MX"/>
        </w:rPr>
        <w:t>caret</w:t>
      </w:r>
      <w:proofErr w:type="spellEnd"/>
      <w:r w:rsidRPr="004A21B3">
        <w:rPr>
          <w:rFonts w:ascii="Arial" w:eastAsia="Times New Roman" w:hAnsi="Arial" w:cs="Arial"/>
          <w:color w:val="4A4A4A"/>
          <w:sz w:val="20"/>
          <w:szCs w:val="20"/>
          <w:lang w:val="es-MX" w:eastAsia="es-MX"/>
        </w:rPr>
        <w:t>.</w:t>
      </w:r>
    </w:p>
    <w:p w:rsidR="004A21B3" w:rsidRPr="004A21B3" w:rsidRDefault="004A21B3" w:rsidP="004A21B3">
      <w:pPr>
        <w:numPr>
          <w:ilvl w:val="0"/>
          <w:numId w:val="24"/>
        </w:numPr>
        <w:shd w:val="clear" w:color="auto" w:fill="FFFFFF"/>
        <w:spacing w:before="0" w:after="0" w:line="240" w:lineRule="auto"/>
        <w:ind w:left="0"/>
        <w:jc w:val="both"/>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 xml:space="preserve">~ = Establece que vamos a recibir actualizaciones o cambios solamente de los cambios que son parches o bug </w:t>
      </w:r>
      <w:proofErr w:type="spellStart"/>
      <w:r w:rsidRPr="004A21B3">
        <w:rPr>
          <w:rFonts w:ascii="Arial" w:eastAsia="Times New Roman" w:hAnsi="Arial" w:cs="Arial"/>
          <w:color w:val="4A4A4A"/>
          <w:sz w:val="20"/>
          <w:szCs w:val="20"/>
          <w:lang w:val="es-MX" w:eastAsia="es-MX"/>
        </w:rPr>
        <w:t>fixes</w:t>
      </w:r>
      <w:proofErr w:type="spellEnd"/>
      <w:r w:rsidRPr="004A21B3">
        <w:rPr>
          <w:rFonts w:ascii="Arial" w:eastAsia="Times New Roman" w:hAnsi="Arial" w:cs="Arial"/>
          <w:color w:val="4A4A4A"/>
          <w:sz w:val="20"/>
          <w:szCs w:val="20"/>
          <w:lang w:val="es-MX" w:eastAsia="es-MX"/>
        </w:rPr>
        <w:t>.</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21B3" w:rsidRPr="004A21B3" w:rsidRDefault="004A21B3" w:rsidP="004A21B3">
      <w:pPr>
        <w:shd w:val="clear" w:color="auto" w:fill="FFFFFF"/>
        <w:spacing w:before="0" w:after="0" w:line="240" w:lineRule="auto"/>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Además de esos símbolos, también tenemos:</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proofErr w:type="gramStart"/>
      <w:r w:rsidRPr="004A21B3">
        <w:rPr>
          <w:rFonts w:ascii="Arial" w:eastAsia="Times New Roman" w:hAnsi="Arial" w:cs="Arial"/>
          <w:b/>
          <w:bCs/>
          <w:color w:val="4A4A4A"/>
          <w:sz w:val="20"/>
          <w:szCs w:val="20"/>
          <w:lang w:val="es-MX" w:eastAsia="es-MX"/>
        </w:rPr>
        <w:t>&lt;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menor a la indicada.</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r w:rsidRPr="004A21B3">
        <w:rPr>
          <w:rFonts w:ascii="Arial" w:eastAsia="Times New Roman" w:hAnsi="Arial" w:cs="Arial"/>
          <w:b/>
          <w:bCs/>
          <w:color w:val="4A4A4A"/>
          <w:sz w:val="20"/>
          <w:szCs w:val="20"/>
          <w:lang w:val="es-MX" w:eastAsia="es-MX"/>
        </w:rPr>
        <w:t>&lt;</w:t>
      </w:r>
      <w:proofErr w:type="gramStart"/>
      <w:r w:rsidRPr="004A21B3">
        <w:rPr>
          <w:rFonts w:ascii="Arial" w:eastAsia="Times New Roman" w:hAnsi="Arial" w:cs="Arial"/>
          <w:b/>
          <w:bCs/>
          <w:color w:val="4A4A4A"/>
          <w:sz w:val="20"/>
          <w:szCs w:val="20"/>
          <w:lang w:val="es-MX" w:eastAsia="es-MX"/>
        </w:rPr>
        <w: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menor o igual a la indicada.</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proofErr w:type="gramStart"/>
      <w:r w:rsidRPr="004A21B3">
        <w:rPr>
          <w:rFonts w:ascii="Arial" w:eastAsia="Times New Roman" w:hAnsi="Arial" w:cs="Arial"/>
          <w:b/>
          <w:bCs/>
          <w:color w:val="4A4A4A"/>
          <w:sz w:val="20"/>
          <w:szCs w:val="20"/>
          <w:lang w:val="es-MX" w:eastAsia="es-MX"/>
        </w:rPr>
        <w:t>&gt;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mayor a la indicada.</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r w:rsidRPr="004A21B3">
        <w:rPr>
          <w:rFonts w:ascii="Arial" w:eastAsia="Times New Roman" w:hAnsi="Arial" w:cs="Arial"/>
          <w:b/>
          <w:bCs/>
          <w:color w:val="4A4A4A"/>
          <w:sz w:val="20"/>
          <w:szCs w:val="20"/>
          <w:lang w:val="es-MX" w:eastAsia="es-MX"/>
        </w:rPr>
        <w:t>&gt;</w:t>
      </w:r>
      <w:proofErr w:type="gramStart"/>
      <w:r w:rsidRPr="004A21B3">
        <w:rPr>
          <w:rFonts w:ascii="Arial" w:eastAsia="Times New Roman" w:hAnsi="Arial" w:cs="Arial"/>
          <w:b/>
          <w:bCs/>
          <w:color w:val="4A4A4A"/>
          <w:sz w:val="20"/>
          <w:szCs w:val="20"/>
          <w:lang w:val="es-MX" w:eastAsia="es-MX"/>
        </w:rPr>
        <w: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mayor o igual a la indicada.</w:t>
      </w:r>
    </w:p>
    <w:p w:rsidR="004A21B3" w:rsidRPr="004A21B3" w:rsidRDefault="004A21B3" w:rsidP="004A21B3">
      <w:pPr>
        <w:shd w:val="clear" w:color="auto" w:fill="FFFFFF"/>
        <w:spacing w:before="0" w:after="0" w:line="240" w:lineRule="auto"/>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Los cuales se utilizan así:</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w:t>
      </w:r>
      <w:proofErr w:type="gramStart"/>
      <w:r w:rsidRPr="004A21B3">
        <w:rPr>
          <w:rFonts w:ascii="Courier New" w:eastAsia="Times New Roman" w:hAnsi="Courier New" w:cs="Courier New"/>
          <w:color w:val="FFFFFF"/>
          <w:sz w:val="20"/>
          <w:szCs w:val="20"/>
          <w:lang w:val="en-US" w:eastAsia="es-MX"/>
        </w:rPr>
        <w:t>dependencies</w:t>
      </w:r>
      <w:proofErr w:type="gramEnd"/>
      <w:r w:rsidRPr="004A21B3">
        <w:rPr>
          <w:rFonts w:ascii="Courier New" w:eastAsia="Times New Roman" w:hAnsi="Courier New" w:cs="Courier New"/>
          <w:color w:val="FFFFFF"/>
          <w:sz w:val="20"/>
          <w:szCs w:val="20"/>
          <w:lang w:val="en-US" w:eastAsia="es-MX"/>
        </w:rPr>
        <w:t>": {</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 xml:space="preserve">    "</w:t>
      </w:r>
      <w:proofErr w:type="spellStart"/>
      <w:r w:rsidRPr="004A21B3">
        <w:rPr>
          <w:rFonts w:ascii="Courier New" w:eastAsia="Times New Roman" w:hAnsi="Courier New" w:cs="Courier New"/>
          <w:color w:val="FFFFFF"/>
          <w:sz w:val="20"/>
          <w:szCs w:val="20"/>
          <w:lang w:val="en-US" w:eastAsia="es-MX"/>
        </w:rPr>
        <w:t>json</w:t>
      </w:r>
      <w:proofErr w:type="spellEnd"/>
      <w:r w:rsidRPr="004A21B3">
        <w:rPr>
          <w:rFonts w:ascii="Courier New" w:eastAsia="Times New Roman" w:hAnsi="Courier New" w:cs="Courier New"/>
          <w:color w:val="FFFFFF"/>
          <w:sz w:val="20"/>
          <w:szCs w:val="20"/>
          <w:lang w:val="en-US" w:eastAsia="es-MX"/>
        </w:rPr>
        <w:t>-server": "&gt;0.15.1",</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 xml:space="preserve">    "</w:t>
      </w:r>
      <w:proofErr w:type="gramStart"/>
      <w:r w:rsidRPr="004A21B3">
        <w:rPr>
          <w:rFonts w:ascii="Courier New" w:eastAsia="Times New Roman" w:hAnsi="Courier New" w:cs="Courier New"/>
          <w:color w:val="FFFFFF"/>
          <w:sz w:val="20"/>
          <w:szCs w:val="20"/>
          <w:lang w:val="en-US" w:eastAsia="es-MX"/>
        </w:rPr>
        <w:t>moment</w:t>
      </w:r>
      <w:proofErr w:type="gramEnd"/>
      <w:r w:rsidRPr="004A21B3">
        <w:rPr>
          <w:rFonts w:ascii="Courier New" w:eastAsia="Times New Roman" w:hAnsi="Courier New" w:cs="Courier New"/>
          <w:color w:val="FFFFFF"/>
          <w:sz w:val="20"/>
          <w:szCs w:val="20"/>
          <w:lang w:val="en-US" w:eastAsia="es-MX"/>
        </w:rPr>
        <w:t>": "&gt;=2.26.0",</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 xml:space="preserve">    "date-</w:t>
      </w:r>
      <w:proofErr w:type="spellStart"/>
      <w:r w:rsidRPr="004A21B3">
        <w:rPr>
          <w:rFonts w:ascii="Courier New" w:eastAsia="Times New Roman" w:hAnsi="Courier New" w:cs="Courier New"/>
          <w:color w:val="FFFFFF"/>
          <w:sz w:val="20"/>
          <w:szCs w:val="20"/>
          <w:lang w:val="en-US" w:eastAsia="es-MX"/>
        </w:rPr>
        <w:t>fns</w:t>
      </w:r>
      <w:proofErr w:type="spellEnd"/>
      <w:r w:rsidRPr="004A21B3">
        <w:rPr>
          <w:rFonts w:ascii="Courier New" w:eastAsia="Times New Roman" w:hAnsi="Courier New" w:cs="Courier New"/>
          <w:color w:val="FFFFFF"/>
          <w:sz w:val="20"/>
          <w:szCs w:val="20"/>
          <w:lang w:val="en-US" w:eastAsia="es-MX"/>
        </w:rPr>
        <w:t>": "&lt;2.14.0",</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21B3">
        <w:rPr>
          <w:rFonts w:ascii="Courier New" w:eastAsia="Times New Roman" w:hAnsi="Courier New" w:cs="Courier New"/>
          <w:color w:val="FFFFFF"/>
          <w:sz w:val="20"/>
          <w:szCs w:val="20"/>
          <w:lang w:val="en-US" w:eastAsia="es-MX"/>
        </w:rPr>
        <w:t xml:space="preserve">     </w:t>
      </w:r>
      <w:r w:rsidRPr="004A21B3">
        <w:rPr>
          <w:rFonts w:ascii="Courier New" w:eastAsia="Times New Roman" w:hAnsi="Courier New" w:cs="Courier New"/>
          <w:color w:val="FFFFFF"/>
          <w:sz w:val="20"/>
          <w:szCs w:val="20"/>
          <w:lang w:val="es-MX" w:eastAsia="es-MX"/>
        </w:rPr>
        <w:t>"</w:t>
      </w:r>
      <w:proofErr w:type="spellStart"/>
      <w:r w:rsidRPr="004A21B3">
        <w:rPr>
          <w:rFonts w:ascii="Courier New" w:eastAsia="Times New Roman" w:hAnsi="Courier New" w:cs="Courier New"/>
          <w:color w:val="FFFFFF"/>
          <w:sz w:val="20"/>
          <w:szCs w:val="20"/>
          <w:lang w:val="es-MX" w:eastAsia="es-MX"/>
        </w:rPr>
        <w:t>react</w:t>
      </w:r>
      <w:proofErr w:type="spellEnd"/>
      <w:r w:rsidRPr="004A21B3">
        <w:rPr>
          <w:rFonts w:ascii="Courier New" w:eastAsia="Times New Roman" w:hAnsi="Courier New" w:cs="Courier New"/>
          <w:color w:val="FFFFFF"/>
          <w:sz w:val="20"/>
          <w:szCs w:val="20"/>
          <w:lang w:val="es-MX" w:eastAsia="es-MX"/>
        </w:rPr>
        <w:t>": "&lt;=16.12.0"</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21B3">
        <w:rPr>
          <w:rFonts w:ascii="Courier New" w:eastAsia="Times New Roman" w:hAnsi="Courier New" w:cs="Courier New"/>
          <w:color w:val="FFFFFF"/>
          <w:sz w:val="20"/>
          <w:szCs w:val="20"/>
          <w:lang w:val="es-MX" w:eastAsia="es-MX"/>
        </w:rPr>
        <w:t>}</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21B3" w:rsidRPr="004A21B3" w:rsidRDefault="004A21B3" w:rsidP="004A21B3">
      <w:pPr>
        <w:pStyle w:val="Ttulo1"/>
      </w:pPr>
      <w:r w:rsidRPr="004A21B3">
        <w:t>Ejecutar tareas</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eastAsia="es-MX"/>
        </w:rPr>
      </w:pPr>
    </w:p>
    <w:p w:rsidR="004A0915" w:rsidRPr="004A0915" w:rsidRDefault="004A0915" w:rsidP="004A0915">
      <w:pPr>
        <w:pStyle w:val="NormalWeb"/>
        <w:shd w:val="clear" w:color="auto" w:fill="FFFFFF"/>
        <w:spacing w:before="0" w:beforeAutospacing="0" w:after="0" w:afterAutospacing="0"/>
        <w:rPr>
          <w:rFonts w:ascii="Arial" w:hAnsi="Arial" w:cs="Arial"/>
          <w:color w:val="4A4A4A"/>
          <w:sz w:val="20"/>
          <w:szCs w:val="20"/>
        </w:rPr>
      </w:pPr>
      <w:r w:rsidRPr="004A0915">
        <w:rPr>
          <w:rFonts w:ascii="Arial" w:hAnsi="Arial" w:cs="Arial"/>
          <w:color w:val="4A4A4A"/>
          <w:sz w:val="20"/>
          <w:szCs w:val="20"/>
        </w:rPr>
        <w:t>Los scripts NPM: Son comandos que podemos establecer para poder ejecutar desde la consola. Estos nos van a dar una serie de salidas según sea el caso.</w:t>
      </w:r>
    </w:p>
    <w:p w:rsidR="004A0915" w:rsidRPr="004A0915" w:rsidRDefault="004A0915" w:rsidP="004A0915">
      <w:pPr>
        <w:pStyle w:val="NormalWeb"/>
        <w:shd w:val="clear" w:color="auto" w:fill="FFFFFF"/>
        <w:spacing w:before="0" w:beforeAutospacing="0" w:after="0" w:afterAutospacing="0"/>
        <w:rPr>
          <w:rFonts w:ascii="Arial" w:hAnsi="Arial" w:cs="Arial"/>
          <w:color w:val="4A4A4A"/>
          <w:sz w:val="20"/>
          <w:szCs w:val="20"/>
        </w:rPr>
      </w:pPr>
      <w:r w:rsidRPr="004A0915">
        <w:rPr>
          <w:rFonts w:ascii="Arial" w:hAnsi="Arial" w:cs="Arial"/>
          <w:color w:val="4A4A4A"/>
          <w:sz w:val="20"/>
          <w:szCs w:val="20"/>
        </w:rPr>
        <w:t>Podemos crear la cantidad de scripts que necesitemos. Estos scripts van a poder correr de forma nativa dentro de nuestra terminal.</w:t>
      </w:r>
    </w:p>
    <w:p w:rsidR="004A0915" w:rsidRPr="004A0915" w:rsidRDefault="004A0915"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b/>
          <w:bCs/>
          <w:color w:val="4A4A4A"/>
          <w:sz w:val="20"/>
          <w:szCs w:val="20"/>
          <w:lang w:val="es-MX" w:eastAsia="es-MX"/>
        </w:rPr>
        <w:t>Los scripts</w:t>
      </w:r>
      <w:r w:rsidRPr="004A0915">
        <w:rPr>
          <w:rFonts w:ascii="Times New Roman" w:eastAsia="Times New Roman" w:hAnsi="Times New Roman" w:cs="Times New Roman"/>
          <w:color w:val="4A4A4A"/>
          <w:sz w:val="20"/>
          <w:szCs w:val="20"/>
          <w:lang w:val="es-MX" w:eastAsia="es-MX"/>
        </w:rPr>
        <w:br/>
        <w:t xml:space="preserve">Los scripts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son comandos que </w:t>
      </w: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ejecutará cuando se le llame con los argumentos adecuados. El poder y la sensación de esto es NO instalar los paquetes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de manera global contaminando su entorno.</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color w:val="4A4A4A"/>
          <w:sz w:val="20"/>
          <w:szCs w:val="20"/>
          <w:lang w:val="es-MX" w:eastAsia="es-MX"/>
        </w:rPr>
        <w:t>La diferencia entre las secuencias de comandos pre-reconocidas y personalizadas se basa en la palabra de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Times New Roman" w:eastAsia="Times New Roman" w:hAnsi="Times New Roman" w:cs="Times New Roman"/>
          <w:color w:val="4A4A4A"/>
          <w:sz w:val="20"/>
          <w:szCs w:val="20"/>
          <w:lang w:val="es-MX" w:eastAsia="es-MX"/>
        </w:rPr>
        <w:t> entre las etiquetas, las </w:t>
      </w:r>
      <w:r w:rsidRPr="004A0915">
        <w:rPr>
          <w:rFonts w:ascii="Times New Roman" w:eastAsia="Times New Roman" w:hAnsi="Times New Roman" w:cs="Times New Roman"/>
          <w:b/>
          <w:bCs/>
          <w:color w:val="4A4A4A"/>
          <w:sz w:val="20"/>
          <w:szCs w:val="20"/>
          <w:lang w:val="es-MX" w:eastAsia="es-MX"/>
        </w:rPr>
        <w:t>secuencias de comandos </w:t>
      </w:r>
      <w:proofErr w:type="spellStart"/>
      <w:r w:rsidRPr="004A0915">
        <w:rPr>
          <w:rFonts w:ascii="Courier New" w:eastAsia="Times New Roman" w:hAnsi="Courier New" w:cs="Courier New"/>
          <w:b/>
          <w:bCs/>
          <w:color w:val="4A4A4A"/>
          <w:sz w:val="20"/>
          <w:szCs w:val="20"/>
          <w:lang w:val="es-MX" w:eastAsia="es-MX"/>
        </w:rPr>
        <w:t>custom</w:t>
      </w:r>
      <w:proofErr w:type="spellEnd"/>
      <w:r w:rsidRPr="004A0915">
        <w:rPr>
          <w:rFonts w:ascii="Times New Roman" w:eastAsia="Times New Roman" w:hAnsi="Times New Roman" w:cs="Times New Roman"/>
          <w:b/>
          <w:bCs/>
          <w:color w:val="4A4A4A"/>
          <w:sz w:val="20"/>
          <w:szCs w:val="20"/>
          <w:lang w:val="es-MX" w:eastAsia="es-MX"/>
        </w:rPr>
        <w:t> deberán </w:t>
      </w:r>
      <w:proofErr w:type="spellStart"/>
      <w:r w:rsidRPr="004A0915">
        <w:rPr>
          <w:rFonts w:ascii="Courier New" w:eastAsia="Times New Roman" w:hAnsi="Courier New" w:cs="Courier New"/>
          <w:b/>
          <w:bCs/>
          <w:color w:val="4A4A4A"/>
          <w:sz w:val="20"/>
          <w:szCs w:val="20"/>
          <w:lang w:val="es-MX" w:eastAsia="es-MX"/>
        </w:rPr>
        <w:t>run</w:t>
      </w:r>
      <w:proofErr w:type="spellEnd"/>
      <w:r w:rsidRPr="004A0915">
        <w:rPr>
          <w:rFonts w:ascii="Times New Roman" w:eastAsia="Times New Roman" w:hAnsi="Times New Roman" w:cs="Times New Roman"/>
          <w:b/>
          <w:bCs/>
          <w:color w:val="4A4A4A"/>
          <w:sz w:val="20"/>
          <w:szCs w:val="20"/>
          <w:lang w:val="es-MX" w:eastAsia="es-MX"/>
        </w:rPr>
        <w:t xml:space="preserve"> entre </w:t>
      </w:r>
      <w:proofErr w:type="spellStart"/>
      <w:r w:rsidRPr="004A0915">
        <w:rPr>
          <w:rFonts w:ascii="Times New Roman" w:eastAsia="Times New Roman" w:hAnsi="Times New Roman" w:cs="Times New Roman"/>
          <w:b/>
          <w:bCs/>
          <w:color w:val="4A4A4A"/>
          <w:sz w:val="20"/>
          <w:szCs w:val="20"/>
          <w:lang w:val="es-MX" w:eastAsia="es-MX"/>
        </w:rPr>
        <w:t>npm</w:t>
      </w:r>
      <w:proofErr w:type="spellEnd"/>
      <w:r w:rsidRPr="004A0915">
        <w:rPr>
          <w:rFonts w:ascii="Times New Roman" w:eastAsia="Times New Roman" w:hAnsi="Times New Roman" w:cs="Times New Roman"/>
          <w:b/>
          <w:bCs/>
          <w:color w:val="4A4A4A"/>
          <w:sz w:val="20"/>
          <w:szCs w:val="20"/>
          <w:lang w:val="es-MX" w:eastAsia="es-MX"/>
        </w:rPr>
        <w:t xml:space="preserve"> y el nombre de la secuencia de comandos</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color w:val="4A4A4A"/>
          <w:sz w:val="20"/>
          <w:szCs w:val="20"/>
          <w:lang w:val="es-MX" w:eastAsia="es-MX"/>
        </w:rPr>
        <w:t xml:space="preserve">En función de esto, podemos diferenciar y crear diferentes tareas o scripts para ejecutar con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color w:val="4A4A4A"/>
          <w:sz w:val="20"/>
          <w:szCs w:val="20"/>
          <w:lang w:val="es-MX" w:eastAsia="es-MX"/>
        </w:rPr>
        <w:t>Dado el siguiente ejemplo en el archivo </w:t>
      </w:r>
      <w:proofErr w:type="spellStart"/>
      <w:proofErr w:type="gramStart"/>
      <w:r w:rsidRPr="004A0915">
        <w:rPr>
          <w:rFonts w:ascii="Courier New" w:eastAsia="Times New Roman" w:hAnsi="Courier New" w:cs="Courier New"/>
          <w:color w:val="4A4A4A"/>
          <w:sz w:val="20"/>
          <w:szCs w:val="20"/>
          <w:lang w:val="es-MX" w:eastAsia="es-MX"/>
        </w:rPr>
        <w:t>package.json</w:t>
      </w:r>
      <w:proofErr w:type="spellEnd"/>
      <w:r w:rsidRPr="004A0915">
        <w:rPr>
          <w:rFonts w:ascii="Times New Roman" w:eastAsia="Times New Roman" w:hAnsi="Times New Roman" w:cs="Times New Roman"/>
          <w:color w:val="4A4A4A"/>
          <w:sz w:val="20"/>
          <w:szCs w:val="20"/>
          <w:lang w:val="es-MX" w:eastAsia="es-MX"/>
        </w:rPr>
        <w:t> :</w:t>
      </w:r>
      <w:proofErr w:type="gramEnd"/>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name</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MyApp</w:t>
      </w:r>
      <w:proofErr w:type="spellEnd"/>
      <w:r w:rsidRPr="004A0915">
        <w:rPr>
          <w:rFonts w:ascii="Courier New" w:eastAsia="Times New Roman" w:hAnsi="Courier New" w:cs="Courier New"/>
          <w:color w:val="A6E22E"/>
          <w:sz w:val="20"/>
          <w:szCs w:val="20"/>
          <w:lang w:val="en-US" w:eastAsia="es-MX"/>
        </w:rPr>
        <w:t>"</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version</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"1.0.0"</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"description": </w:t>
      </w:r>
      <w:r w:rsidRPr="004A0915">
        <w:rPr>
          <w:rFonts w:ascii="Courier New" w:eastAsia="Times New Roman" w:hAnsi="Courier New" w:cs="Courier New"/>
          <w:color w:val="A6E22E"/>
          <w:sz w:val="20"/>
          <w:szCs w:val="20"/>
          <w:lang w:val="en-US" w:eastAsia="es-MX"/>
        </w:rPr>
        <w:t>""</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main</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"app.js"</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lastRenderedPageBreak/>
        <w:t xml:space="preserve">  "</w:t>
      </w:r>
      <w:proofErr w:type="gramStart"/>
      <w:r w:rsidRPr="004A0915">
        <w:rPr>
          <w:rFonts w:ascii="Courier New" w:eastAsia="Times New Roman" w:hAnsi="Courier New" w:cs="Courier New"/>
          <w:color w:val="FFFFFF"/>
          <w:sz w:val="20"/>
          <w:szCs w:val="20"/>
          <w:lang w:val="en-US" w:eastAsia="es-MX"/>
        </w:rPr>
        <w:t>scripts</w:t>
      </w:r>
      <w:proofErr w:type="gramEnd"/>
      <w:r w:rsidRPr="004A0915">
        <w:rPr>
          <w:rFonts w:ascii="Courier New" w:eastAsia="Times New Roman" w:hAnsi="Courier New" w:cs="Courier New"/>
          <w:color w:val="FFFFFF"/>
          <w:sz w:val="20"/>
          <w:szCs w:val="20"/>
          <w:lang w:val="en-US" w:eastAsia="es-MX"/>
        </w:rPr>
        <w:t>": {</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test</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"mocha --recursive ./tests/"</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spellStart"/>
      <w:proofErr w:type="gramStart"/>
      <w:r w:rsidRPr="004A0915">
        <w:rPr>
          <w:rFonts w:ascii="Courier New" w:eastAsia="Times New Roman" w:hAnsi="Courier New" w:cs="Courier New"/>
          <w:color w:val="FFFFFF"/>
          <w:sz w:val="20"/>
          <w:szCs w:val="20"/>
          <w:lang w:val="en-US" w:eastAsia="es-MX"/>
        </w:rPr>
        <w:t>test:</w:t>
      </w:r>
      <w:proofErr w:type="gramEnd"/>
      <w:r w:rsidRPr="004A0915">
        <w:rPr>
          <w:rFonts w:ascii="Courier New" w:eastAsia="Times New Roman" w:hAnsi="Courier New" w:cs="Courier New"/>
          <w:color w:val="FFFFFF"/>
          <w:sz w:val="20"/>
          <w:szCs w:val="20"/>
          <w:lang w:val="en-US" w:eastAsia="es-MX"/>
        </w:rPr>
        <w:t>watch</w:t>
      </w:r>
      <w:proofErr w:type="spell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npm</w:t>
      </w:r>
      <w:proofErr w:type="spellEnd"/>
      <w:r w:rsidRPr="004A0915">
        <w:rPr>
          <w:rFonts w:ascii="Courier New" w:eastAsia="Times New Roman" w:hAnsi="Courier New" w:cs="Courier New"/>
          <w:color w:val="A6E22E"/>
          <w:sz w:val="20"/>
          <w:szCs w:val="20"/>
          <w:lang w:val="en-US" w:eastAsia="es-MX"/>
        </w:rPr>
        <w:t xml:space="preserve"> run test -- -w"</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start</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nodemon</w:t>
      </w:r>
      <w:proofErr w:type="spellEnd"/>
      <w:r w:rsidRPr="004A0915">
        <w:rPr>
          <w:rFonts w:ascii="Courier New" w:eastAsia="Times New Roman" w:hAnsi="Courier New" w:cs="Courier New"/>
          <w:color w:val="A6E22E"/>
          <w:sz w:val="20"/>
          <w:szCs w:val="20"/>
          <w:lang w:val="en-US" w:eastAsia="es-MX"/>
        </w:rPr>
        <w:t xml:space="preserve"> --inspect ./app.js"</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build</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rm</w:t>
      </w:r>
      <w:proofErr w:type="spellEnd"/>
      <w:r w:rsidRPr="004A0915">
        <w:rPr>
          <w:rFonts w:ascii="Courier New" w:eastAsia="Times New Roman" w:hAnsi="Courier New" w:cs="Courier New"/>
          <w:color w:val="A6E22E"/>
          <w:sz w:val="20"/>
          <w:szCs w:val="20"/>
          <w:lang w:val="en-US" w:eastAsia="es-MX"/>
        </w:rPr>
        <w:t xml:space="preserve"> -</w:t>
      </w:r>
      <w:proofErr w:type="spellStart"/>
      <w:r w:rsidRPr="004A0915">
        <w:rPr>
          <w:rFonts w:ascii="Courier New" w:eastAsia="Times New Roman" w:hAnsi="Courier New" w:cs="Courier New"/>
          <w:color w:val="A6E22E"/>
          <w:sz w:val="20"/>
          <w:szCs w:val="20"/>
          <w:lang w:val="en-US" w:eastAsia="es-MX"/>
        </w:rPr>
        <w:t>rf</w:t>
      </w:r>
      <w:proofErr w:type="spellEnd"/>
      <w:r w:rsidRPr="004A0915">
        <w:rPr>
          <w:rFonts w:ascii="Courier New" w:eastAsia="Times New Roman" w:hAnsi="Courier New" w:cs="Courier New"/>
          <w:color w:val="A6E22E"/>
          <w:sz w:val="20"/>
          <w:szCs w:val="20"/>
          <w:lang w:val="en-US" w:eastAsia="es-MX"/>
        </w:rPr>
        <w:t xml:space="preserve"> ./</w:t>
      </w:r>
      <w:proofErr w:type="spellStart"/>
      <w:r w:rsidRPr="004A0915">
        <w:rPr>
          <w:rFonts w:ascii="Courier New" w:eastAsia="Times New Roman" w:hAnsi="Courier New" w:cs="Courier New"/>
          <w:color w:val="A6E22E"/>
          <w:sz w:val="20"/>
          <w:szCs w:val="20"/>
          <w:lang w:val="en-US" w:eastAsia="es-MX"/>
        </w:rPr>
        <w:t>dist</w:t>
      </w:r>
      <w:proofErr w:type="spellEnd"/>
      <w:r w:rsidRPr="004A0915">
        <w:rPr>
          <w:rFonts w:ascii="Courier New" w:eastAsia="Times New Roman" w:hAnsi="Courier New" w:cs="Courier New"/>
          <w:color w:val="A6E22E"/>
          <w:sz w:val="20"/>
          <w:szCs w:val="20"/>
          <w:lang w:val="en-US" w:eastAsia="es-MX"/>
        </w:rPr>
        <w:t>/ &amp;&amp; gulp build"</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FFFFFF"/>
          <w:sz w:val="20"/>
          <w:szCs w:val="20"/>
          <w:lang w:val="es-MX"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0915">
        <w:rPr>
          <w:rFonts w:ascii="Courier New" w:eastAsia="Times New Roman" w:hAnsi="Courier New" w:cs="Courier New"/>
          <w:color w:val="FFFFFF"/>
          <w:sz w:val="20"/>
          <w:szCs w:val="20"/>
          <w:lang w:val="es-MX" w:eastAsia="es-MX"/>
        </w:rPr>
        <w:t>}</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b/>
          <w:bCs/>
          <w:color w:val="4A4A4A"/>
          <w:sz w:val="20"/>
          <w:szCs w:val="20"/>
          <w:lang w:val="es-MX" w:eastAsia="es-MX"/>
        </w:rPr>
        <w:t>Podemos ver diferentes tareas a ejecutar:</w:t>
      </w:r>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test</w:t>
      </w:r>
      <w:r w:rsidRPr="004A0915">
        <w:rPr>
          <w:rFonts w:ascii="Times New Roman" w:eastAsia="Times New Roman" w:hAnsi="Times New Roman" w:cs="Times New Roman"/>
          <w:color w:val="4A4A4A"/>
          <w:sz w:val="20"/>
          <w:szCs w:val="20"/>
          <w:lang w:val="es-MX" w:eastAsia="es-MX"/>
        </w:rPr>
        <w:t> bien ya que es un script pre-reconocido</w:t>
      </w:r>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Courier New" w:eastAsia="Times New Roman" w:hAnsi="Courier New" w:cs="Courier New"/>
          <w:color w:val="4A4A4A"/>
          <w:sz w:val="20"/>
          <w:szCs w:val="20"/>
          <w:lang w:val="es-MX" w:eastAsia="es-MX"/>
        </w:rPr>
        <w:t xml:space="preserve"> test</w:t>
      </w:r>
      <w:r w:rsidRPr="004A0915">
        <w:rPr>
          <w:rFonts w:ascii="Times New Roman" w:eastAsia="Times New Roman" w:hAnsi="Times New Roman" w:cs="Times New Roman"/>
          <w:color w:val="4A4A4A"/>
          <w:sz w:val="20"/>
          <w:szCs w:val="20"/>
          <w:lang w:val="es-MX" w:eastAsia="es-MX"/>
        </w:rPr>
        <w:t xml:space="preserve"> bien ya que es una forma válida de ejecutar un script </w:t>
      </w:r>
      <w:proofErr w:type="spellStart"/>
      <w:r w:rsidRPr="004A0915">
        <w:rPr>
          <w:rFonts w:ascii="Times New Roman" w:eastAsia="Times New Roman" w:hAnsi="Times New Roman" w:cs="Times New Roman"/>
          <w:color w:val="4A4A4A"/>
          <w:sz w:val="20"/>
          <w:szCs w:val="20"/>
          <w:lang w:val="es-MX" w:eastAsia="es-MX"/>
        </w:rPr>
        <w:t>npm</w:t>
      </w:r>
      <w:proofErr w:type="spellEnd"/>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test:watch</w:t>
      </w:r>
      <w:proofErr w:type="spellEnd"/>
      <w:r w:rsidRPr="004A0915">
        <w:rPr>
          <w:rFonts w:ascii="Times New Roman" w:eastAsia="Times New Roman" w:hAnsi="Times New Roman" w:cs="Times New Roman"/>
          <w:color w:val="4A4A4A"/>
          <w:sz w:val="20"/>
          <w:szCs w:val="20"/>
          <w:lang w:val="es-MX" w:eastAsia="es-MX"/>
        </w:rPr>
        <w:t xml:space="preserve"> también funcionaría, y se llama prueba de ejecución de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dentro de sí mismo</w:t>
      </w:r>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build</w:t>
      </w:r>
      <w:proofErr w:type="spellEnd"/>
      <w:r w:rsidRPr="004A0915">
        <w:rPr>
          <w:rFonts w:ascii="Times New Roman" w:eastAsia="Times New Roman" w:hAnsi="Times New Roman" w:cs="Times New Roman"/>
          <w:color w:val="4A4A4A"/>
          <w:sz w:val="20"/>
          <w:szCs w:val="20"/>
          <w:lang w:val="es-MX" w:eastAsia="es-MX"/>
        </w:rPr>
        <w:t> Antes de ejecutar </w:t>
      </w:r>
      <w:proofErr w:type="spellStart"/>
      <w:r w:rsidRPr="004A0915">
        <w:rPr>
          <w:rFonts w:ascii="Courier New" w:eastAsia="Times New Roman" w:hAnsi="Courier New" w:cs="Courier New"/>
          <w:color w:val="4A4A4A"/>
          <w:sz w:val="20"/>
          <w:szCs w:val="20"/>
          <w:lang w:val="es-MX" w:eastAsia="es-MX"/>
        </w:rPr>
        <w:t>gulp</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build</w:t>
      </w:r>
      <w:proofErr w:type="spellEnd"/>
      <w:r w:rsidRPr="004A0915">
        <w:rPr>
          <w:rFonts w:ascii="Times New Roman" w:eastAsia="Times New Roman" w:hAnsi="Times New Roman" w:cs="Times New Roman"/>
          <w:color w:val="4A4A4A"/>
          <w:sz w:val="20"/>
          <w:szCs w:val="20"/>
          <w:lang w:val="es-MX" w:eastAsia="es-MX"/>
        </w:rPr>
        <w:t> elimine la carpeta </w:t>
      </w:r>
      <w:proofErr w:type="spellStart"/>
      <w:r w:rsidRPr="004A0915">
        <w:rPr>
          <w:rFonts w:ascii="Courier New" w:eastAsia="Times New Roman" w:hAnsi="Courier New" w:cs="Courier New"/>
          <w:color w:val="4A4A4A"/>
          <w:sz w:val="20"/>
          <w:szCs w:val="20"/>
          <w:lang w:val="es-MX" w:eastAsia="es-MX"/>
        </w:rPr>
        <w:t>dist</w:t>
      </w:r>
      <w:proofErr w:type="spellEnd"/>
      <w:r w:rsidRPr="004A0915">
        <w:rPr>
          <w:rFonts w:ascii="Times New Roman" w:eastAsia="Times New Roman" w:hAnsi="Times New Roman" w:cs="Times New Roman"/>
          <w:color w:val="4A4A4A"/>
          <w:sz w:val="20"/>
          <w:szCs w:val="20"/>
          <w:lang w:val="es-MX" w:eastAsia="es-MX"/>
        </w:rPr>
        <w:t> que se encuentra en el directorio (suponiendo que esté en Linux o que se reconozca el comando </w:t>
      </w:r>
      <w:proofErr w:type="spellStart"/>
      <w:r w:rsidRPr="004A0915">
        <w:rPr>
          <w:rFonts w:ascii="Courier New" w:eastAsia="Times New Roman" w:hAnsi="Courier New" w:cs="Courier New"/>
          <w:color w:val="4A4A4A"/>
          <w:sz w:val="20"/>
          <w:szCs w:val="20"/>
          <w:lang w:val="es-MX" w:eastAsia="es-MX"/>
        </w:rPr>
        <w:t>rm</w:t>
      </w:r>
      <w:proofErr w:type="spellEnd"/>
      <w:r w:rsidRPr="004A0915">
        <w:rPr>
          <w:rFonts w:ascii="Times New Roman" w:eastAsia="Times New Roman" w:hAnsi="Times New Roman" w:cs="Times New Roman"/>
          <w:color w:val="4A4A4A"/>
          <w:sz w:val="20"/>
          <w:szCs w:val="20"/>
          <w:lang w:val="es-MX" w:eastAsia="es-MX"/>
        </w:rPr>
        <w:t> )</w:t>
      </w:r>
    </w:p>
    <w:p w:rsidR="0033406D" w:rsidRDefault="0033406D" w:rsidP="004A21B3">
      <w:pPr>
        <w:shd w:val="clear" w:color="auto" w:fill="FFFFFF"/>
        <w:spacing w:before="0" w:after="0" w:line="240" w:lineRule="auto"/>
        <w:jc w:val="center"/>
        <w:rPr>
          <w:rFonts w:ascii="Arial" w:eastAsia="Times New Roman" w:hAnsi="Arial" w:cs="Arial"/>
          <w:color w:val="696969"/>
          <w:sz w:val="21"/>
          <w:szCs w:val="21"/>
          <w:lang w:val="es-MX" w:eastAsia="es-MX"/>
        </w:rPr>
      </w:pPr>
    </w:p>
    <w:p w:rsidR="0033406D" w:rsidRDefault="0033406D" w:rsidP="004A21B3">
      <w:pPr>
        <w:shd w:val="clear" w:color="auto" w:fill="FFFFFF"/>
        <w:spacing w:before="0" w:after="0" w:line="240" w:lineRule="auto"/>
        <w:jc w:val="center"/>
        <w:rPr>
          <w:rFonts w:ascii="Arial" w:eastAsia="Times New Roman" w:hAnsi="Arial" w:cs="Arial"/>
          <w:color w:val="696969"/>
          <w:sz w:val="21"/>
          <w:szCs w:val="21"/>
          <w:lang w:val="es-MX" w:eastAsia="es-MX"/>
        </w:rPr>
      </w:pPr>
    </w:p>
    <w:p w:rsidR="0033406D" w:rsidRPr="0033406D" w:rsidRDefault="0033406D" w:rsidP="004A21B3">
      <w:pPr>
        <w:shd w:val="clear" w:color="auto" w:fill="FFFFFF"/>
        <w:spacing w:before="0" w:after="0" w:line="240" w:lineRule="auto"/>
        <w:jc w:val="center"/>
        <w:rPr>
          <w:rFonts w:ascii="Arial" w:eastAsia="Times New Roman" w:hAnsi="Arial" w:cs="Arial"/>
          <w:color w:val="000000"/>
          <w:sz w:val="24"/>
          <w:szCs w:val="24"/>
          <w:lang w:val="es-MX" w:eastAsia="es-MX"/>
        </w:rPr>
      </w:pPr>
    </w:p>
    <w:p w:rsidR="0033406D" w:rsidRDefault="0033406D" w:rsidP="0033406D">
      <w:pPr>
        <w:pStyle w:val="Ttulo1"/>
      </w:pPr>
      <w:r w:rsidRPr="0033406D">
        <w:t>Solución de problemas</w:t>
      </w:r>
    </w:p>
    <w:p w:rsidR="0033406D" w:rsidRDefault="0033406D" w:rsidP="0033406D">
      <w:pPr>
        <w:rPr>
          <w:rFonts w:ascii="Arial" w:hAnsi="Arial" w:cs="Arial"/>
          <w:color w:val="4A4A4A"/>
          <w:sz w:val="20"/>
          <w:szCs w:val="20"/>
          <w:shd w:val="clear" w:color="auto" w:fill="FFFFFF"/>
        </w:rPr>
      </w:pPr>
      <w:r w:rsidRPr="0033406D">
        <w:rPr>
          <w:rFonts w:ascii="Arial" w:hAnsi="Arial" w:cs="Arial"/>
          <w:color w:val="4A4A4A"/>
          <w:sz w:val="20"/>
          <w:szCs w:val="20"/>
          <w:shd w:val="clear" w:color="auto" w:fill="FFFFFF"/>
        </w:rPr>
        <w:t xml:space="preserve">Cuando estés trabajando con proyectos que están usando NPM te vas a topar con una gran cantidad de posibles errores que vas a tener. Estos errores pueden ser desde la configuración, pueden ser desde el sistema operativo, espacios, no haber configurado correctamente tu </w:t>
      </w:r>
      <w:proofErr w:type="spellStart"/>
      <w:r w:rsidRPr="0033406D">
        <w:rPr>
          <w:rFonts w:ascii="Arial" w:hAnsi="Arial" w:cs="Arial"/>
          <w:color w:val="4A4A4A"/>
          <w:sz w:val="20"/>
          <w:szCs w:val="20"/>
          <w:shd w:val="clear" w:color="auto" w:fill="FFFFFF"/>
        </w:rPr>
        <w:t>GitHub</w:t>
      </w:r>
      <w:proofErr w:type="spellEnd"/>
      <w:r w:rsidRPr="0033406D">
        <w:rPr>
          <w:rFonts w:ascii="Arial" w:hAnsi="Arial" w:cs="Arial"/>
          <w:color w:val="4A4A4A"/>
          <w:sz w:val="20"/>
          <w:szCs w:val="20"/>
          <w:shd w:val="clear" w:color="auto" w:fill="FFFFFF"/>
        </w:rPr>
        <w:t xml:space="preserve">, no haber establecido bien los datos del </w:t>
      </w:r>
      <w:proofErr w:type="spellStart"/>
      <w:r w:rsidRPr="0033406D">
        <w:rPr>
          <w:rFonts w:ascii="Arial" w:hAnsi="Arial" w:cs="Arial"/>
          <w:color w:val="4A4A4A"/>
          <w:sz w:val="20"/>
          <w:szCs w:val="20"/>
          <w:shd w:val="clear" w:color="auto" w:fill="FFFFFF"/>
        </w:rPr>
        <w:t>package</w:t>
      </w:r>
      <w:proofErr w:type="spellEnd"/>
      <w:r w:rsidRPr="0033406D">
        <w:rPr>
          <w:rFonts w:ascii="Arial" w:hAnsi="Arial" w:cs="Arial"/>
          <w:color w:val="4A4A4A"/>
          <w:sz w:val="20"/>
          <w:szCs w:val="20"/>
          <w:shd w:val="clear" w:color="auto" w:fill="FFFFFF"/>
        </w:rPr>
        <w:t xml:space="preserve">, haber dejado un </w:t>
      </w:r>
      <w:proofErr w:type="spellStart"/>
      <w:r w:rsidRPr="0033406D">
        <w:rPr>
          <w:rFonts w:ascii="Arial" w:hAnsi="Arial" w:cs="Arial"/>
          <w:color w:val="4A4A4A"/>
          <w:sz w:val="20"/>
          <w:szCs w:val="20"/>
          <w:shd w:val="clear" w:color="auto" w:fill="FFFFFF"/>
        </w:rPr>
        <w:t>typo</w:t>
      </w:r>
      <w:proofErr w:type="spellEnd"/>
      <w:r w:rsidRPr="0033406D">
        <w:rPr>
          <w:rFonts w:ascii="Arial" w:hAnsi="Arial" w:cs="Arial"/>
          <w:color w:val="4A4A4A"/>
          <w:sz w:val="20"/>
          <w:szCs w:val="20"/>
          <w:shd w:val="clear" w:color="auto" w:fill="FFFFFF"/>
        </w:rPr>
        <w:t xml:space="preserve"> u algún elemento extraño dentro de esta configuración así como una serie de errores que pueden generarse, que no están ligados directamente a NPM.</w:t>
      </w:r>
    </w:p>
    <w:p w:rsidR="0033406D" w:rsidRPr="0033406D" w:rsidRDefault="0033406D" w:rsidP="0033406D">
      <w:pPr>
        <w:numPr>
          <w:ilvl w:val="0"/>
          <w:numId w:val="30"/>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para poder activar la opción de </w:t>
      </w:r>
      <w:proofErr w:type="spellStart"/>
      <w:r w:rsidRPr="0033406D">
        <w:rPr>
          <w:rFonts w:ascii="Arial" w:eastAsia="Times New Roman" w:hAnsi="Arial" w:cs="Arial"/>
          <w:color w:val="4A4A4A"/>
          <w:sz w:val="20"/>
          <w:szCs w:val="20"/>
          <w:lang w:val="es-MX" w:eastAsia="es-MX"/>
        </w:rPr>
        <w:t>verbose</w:t>
      </w:r>
      <w:proofErr w:type="spellEnd"/>
      <w:r w:rsidRPr="0033406D">
        <w:rPr>
          <w:rFonts w:ascii="Arial" w:eastAsia="Times New Roman" w:hAnsi="Arial" w:cs="Arial"/>
          <w:color w:val="4A4A4A"/>
          <w:sz w:val="20"/>
          <w:szCs w:val="20"/>
          <w:lang w:val="es-MX" w:eastAsia="es-MX"/>
        </w:rPr>
        <w:t xml:space="preserve"> (es decir que nos muestre mayor información de lo que </w:t>
      </w:r>
      <w:proofErr w:type="spellStart"/>
      <w:r w:rsidRPr="0033406D">
        <w:rPr>
          <w:rFonts w:ascii="Arial" w:eastAsia="Times New Roman" w:hAnsi="Arial" w:cs="Arial"/>
          <w:color w:val="4A4A4A"/>
          <w:sz w:val="20"/>
          <w:szCs w:val="20"/>
          <w:lang w:val="es-MX" w:eastAsia="es-MX"/>
        </w:rPr>
        <w:t>esta</w:t>
      </w:r>
      <w:proofErr w:type="spellEnd"/>
      <w:r w:rsidRPr="0033406D">
        <w:rPr>
          <w:rFonts w:ascii="Arial" w:eastAsia="Times New Roman" w:hAnsi="Arial" w:cs="Arial"/>
          <w:color w:val="4A4A4A"/>
          <w:sz w:val="20"/>
          <w:szCs w:val="20"/>
          <w:lang w:val="es-MX" w:eastAsia="es-MX"/>
        </w:rPr>
        <w:t xml:space="preserve"> haciendo el comando)</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run</w:t>
      </w:r>
      <w:proofErr w:type="spellEnd"/>
      <w:r w:rsidRPr="0033406D">
        <w:rPr>
          <w:rFonts w:ascii="Courier New" w:eastAsia="Times New Roman" w:hAnsi="Courier New" w:cs="Courier New"/>
          <w:color w:val="FFFFFF"/>
          <w:sz w:val="20"/>
          <w:szCs w:val="20"/>
          <w:lang w:val="es-MX" w:eastAsia="es-MX"/>
        </w:rPr>
        <w:t xml:space="preserve"> [comando] --</w:t>
      </w:r>
      <w:proofErr w:type="spellStart"/>
      <w:r w:rsidRPr="0033406D">
        <w:rPr>
          <w:rFonts w:ascii="Courier New" w:eastAsia="Times New Roman" w:hAnsi="Courier New" w:cs="Courier New"/>
          <w:color w:val="FFFFFF"/>
          <w:sz w:val="20"/>
          <w:szCs w:val="20"/>
          <w:lang w:val="es-MX" w:eastAsia="es-MX"/>
        </w:rPr>
        <w:t>dd</w:t>
      </w:r>
      <w:proofErr w:type="spellEnd"/>
    </w:p>
    <w:p w:rsidR="0033406D" w:rsidRPr="0033406D" w:rsidRDefault="0033406D" w:rsidP="0033406D">
      <w:pPr>
        <w:numPr>
          <w:ilvl w:val="0"/>
          <w:numId w:val="31"/>
        </w:numPr>
        <w:shd w:val="clear" w:color="auto" w:fill="FFFFFF"/>
        <w:spacing w:before="0" w:after="0" w:line="240" w:lineRule="auto"/>
        <w:ind w:left="0"/>
        <w:jc w:val="center"/>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Cuando </w:t>
      </w:r>
      <w:proofErr w:type="spellStart"/>
      <w:r w:rsidRPr="0033406D">
        <w:rPr>
          <w:rFonts w:ascii="Arial" w:eastAsia="Times New Roman" w:hAnsi="Arial" w:cs="Arial"/>
          <w:color w:val="4A4A4A"/>
          <w:sz w:val="20"/>
          <w:szCs w:val="20"/>
          <w:lang w:val="es-MX" w:eastAsia="es-MX"/>
        </w:rPr>
        <w:t>npm</w:t>
      </w:r>
      <w:proofErr w:type="spellEnd"/>
      <w:r w:rsidRPr="0033406D">
        <w:rPr>
          <w:rFonts w:ascii="Arial" w:eastAsia="Times New Roman" w:hAnsi="Arial" w:cs="Arial"/>
          <w:color w:val="4A4A4A"/>
          <w:sz w:val="20"/>
          <w:szCs w:val="20"/>
          <w:lang w:val="es-MX" w:eastAsia="es-MX"/>
        </w:rPr>
        <w:t xml:space="preserve"> nos lance algún error es recomendable ir al archivo de </w:t>
      </w:r>
      <w:proofErr w:type="spellStart"/>
      <w:r w:rsidRPr="0033406D">
        <w:rPr>
          <w:rFonts w:ascii="Arial" w:eastAsia="Times New Roman" w:hAnsi="Arial" w:cs="Arial"/>
          <w:color w:val="4A4A4A"/>
          <w:sz w:val="20"/>
          <w:szCs w:val="20"/>
          <w:lang w:val="es-MX" w:eastAsia="es-MX"/>
        </w:rPr>
        <w:t>logs</w:t>
      </w:r>
      <w:proofErr w:type="spellEnd"/>
      <w:r w:rsidRPr="0033406D">
        <w:rPr>
          <w:rFonts w:ascii="Arial" w:eastAsia="Times New Roman" w:hAnsi="Arial" w:cs="Arial"/>
          <w:color w:val="4A4A4A"/>
          <w:sz w:val="20"/>
          <w:szCs w:val="20"/>
          <w:lang w:val="es-MX" w:eastAsia="es-MX"/>
        </w:rPr>
        <w:t xml:space="preserve"> que nos muestra</w:t>
      </w:r>
      <w:r w:rsidRPr="0033406D">
        <w:rPr>
          <w:rFonts w:ascii="Arial" w:eastAsia="Times New Roman" w:hAnsi="Arial" w:cs="Arial"/>
          <w:color w:val="4A4A4A"/>
          <w:sz w:val="20"/>
          <w:szCs w:val="20"/>
          <w:lang w:val="es-MX" w:eastAsia="es-MX"/>
        </w:rPr>
        <w:br/>
      </w:r>
      <w:r w:rsidRPr="0033406D">
        <w:rPr>
          <w:rFonts w:ascii="Arial" w:eastAsia="Times New Roman" w:hAnsi="Arial" w:cs="Arial"/>
          <w:noProof/>
          <w:color w:val="4A4A4A"/>
          <w:sz w:val="20"/>
          <w:szCs w:val="20"/>
          <w:lang w:val="es-MX" w:eastAsia="es-MX"/>
        </w:rPr>
        <w:drawing>
          <wp:inline distT="0" distB="0" distL="0" distR="0">
            <wp:extent cx="5576084" cy="2367280"/>
            <wp:effectExtent l="0" t="0" r="5715" b="0"/>
            <wp:docPr id="6" name="Imagen 6" descr="image-20200426072919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2004260729192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962" cy="2371049"/>
                    </a:xfrm>
                    <a:prstGeom prst="rect">
                      <a:avLst/>
                    </a:prstGeom>
                    <a:noFill/>
                    <a:ln>
                      <a:noFill/>
                    </a:ln>
                  </pic:spPr>
                </pic:pic>
              </a:graphicData>
            </a:graphic>
          </wp:inline>
        </w:drawing>
      </w:r>
    </w:p>
    <w:p w:rsidR="0033406D" w:rsidRPr="0033406D" w:rsidRDefault="0033406D" w:rsidP="0033406D">
      <w:pPr>
        <w:rPr>
          <w:sz w:val="20"/>
          <w:szCs w:val="20"/>
          <w:lang w:val="es-MX"/>
        </w:rPr>
      </w:pPr>
    </w:p>
    <w:p w:rsidR="0033406D" w:rsidRPr="0033406D" w:rsidRDefault="0033406D"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33406D" w:rsidRPr="0033406D" w:rsidRDefault="0033406D" w:rsidP="0033406D">
      <w:pPr>
        <w:numPr>
          <w:ilvl w:val="0"/>
          <w:numId w:val="26"/>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En caso de que nuestros archivos de </w:t>
      </w:r>
      <w:proofErr w:type="spellStart"/>
      <w:r w:rsidRPr="0033406D">
        <w:rPr>
          <w:rFonts w:ascii="Arial" w:eastAsia="Times New Roman" w:hAnsi="Arial" w:cs="Arial"/>
          <w:color w:val="4A4A4A"/>
          <w:sz w:val="20"/>
          <w:szCs w:val="20"/>
          <w:lang w:val="es-MX" w:eastAsia="es-MX"/>
        </w:rPr>
        <w:t>node_module</w:t>
      </w:r>
      <w:proofErr w:type="spellEnd"/>
      <w:r w:rsidRPr="0033406D">
        <w:rPr>
          <w:rFonts w:ascii="Arial" w:eastAsia="Times New Roman" w:hAnsi="Arial" w:cs="Arial"/>
          <w:color w:val="4A4A4A"/>
          <w:sz w:val="20"/>
          <w:szCs w:val="20"/>
          <w:lang w:val="es-MX" w:eastAsia="es-MX"/>
        </w:rPr>
        <w:t xml:space="preserve"> no estén bien instalados o tengamos una versión anterior lo que podemos hacer es lo siguiente:</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cache </w:t>
      </w:r>
      <w:proofErr w:type="spellStart"/>
      <w:r w:rsidRPr="0033406D">
        <w:rPr>
          <w:rFonts w:ascii="Courier New" w:eastAsia="Times New Roman" w:hAnsi="Courier New" w:cs="Courier New"/>
          <w:color w:val="FFFFFF"/>
          <w:sz w:val="20"/>
          <w:szCs w:val="20"/>
          <w:lang w:val="es-MX" w:eastAsia="es-MX"/>
        </w:rPr>
        <w:t>clear</w:t>
      </w:r>
      <w:proofErr w:type="spell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force</w:t>
      </w:r>
      <w:proofErr w:type="spellEnd"/>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3406D">
        <w:rPr>
          <w:rFonts w:ascii="Courier New" w:eastAsia="Times New Roman" w:hAnsi="Courier New" w:cs="Courier New"/>
          <w:color w:val="75715E"/>
          <w:sz w:val="20"/>
          <w:szCs w:val="20"/>
          <w:lang w:val="es-MX" w:eastAsia="es-MX"/>
        </w:rPr>
        <w:t xml:space="preserve">#Para verificar que verdaderamente se </w:t>
      </w:r>
      <w:proofErr w:type="spellStart"/>
      <w:r w:rsidRPr="0033406D">
        <w:rPr>
          <w:rFonts w:ascii="Courier New" w:eastAsia="Times New Roman" w:hAnsi="Courier New" w:cs="Courier New"/>
          <w:color w:val="75715E"/>
          <w:sz w:val="20"/>
          <w:szCs w:val="20"/>
          <w:lang w:val="es-MX" w:eastAsia="es-MX"/>
        </w:rPr>
        <w:t>borro</w:t>
      </w:r>
      <w:proofErr w:type="spellEnd"/>
      <w:r w:rsidRPr="0033406D">
        <w:rPr>
          <w:rFonts w:ascii="Courier New" w:eastAsia="Times New Roman" w:hAnsi="Courier New" w:cs="Courier New"/>
          <w:color w:val="75715E"/>
          <w:sz w:val="20"/>
          <w:szCs w:val="20"/>
          <w:lang w:val="es-MX" w:eastAsia="es-MX"/>
        </w:rPr>
        <w:t xml:space="preserve"> podemos usar</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cache </w:t>
      </w:r>
      <w:proofErr w:type="spellStart"/>
      <w:r w:rsidRPr="0033406D">
        <w:rPr>
          <w:rFonts w:ascii="Courier New" w:eastAsia="Times New Roman" w:hAnsi="Courier New" w:cs="Courier New"/>
          <w:color w:val="FFFFFF"/>
          <w:sz w:val="20"/>
          <w:szCs w:val="20"/>
          <w:lang w:val="es-MX" w:eastAsia="es-MX"/>
        </w:rPr>
        <w:t>verify</w:t>
      </w:r>
      <w:proofErr w:type="spellEnd"/>
    </w:p>
    <w:p w:rsidR="0033406D" w:rsidRPr="0033406D" w:rsidRDefault="0033406D" w:rsidP="0033406D">
      <w:pPr>
        <w:numPr>
          <w:ilvl w:val="0"/>
          <w:numId w:val="27"/>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Uno de los errores que podemos tener es tener algún valor corrupto en </w:t>
      </w:r>
      <w:proofErr w:type="spellStart"/>
      <w:r w:rsidRPr="0033406D">
        <w:rPr>
          <w:rFonts w:ascii="Arial" w:eastAsia="Times New Roman" w:hAnsi="Arial" w:cs="Arial"/>
          <w:color w:val="4A4A4A"/>
          <w:sz w:val="20"/>
          <w:szCs w:val="20"/>
          <w:lang w:val="es-MX" w:eastAsia="es-MX"/>
        </w:rPr>
        <w:t>node_module</w:t>
      </w:r>
      <w:proofErr w:type="spellEnd"/>
      <w:r w:rsidRPr="0033406D">
        <w:rPr>
          <w:rFonts w:ascii="Arial" w:eastAsia="Times New Roman" w:hAnsi="Arial" w:cs="Arial"/>
          <w:color w:val="4A4A4A"/>
          <w:sz w:val="20"/>
          <w:szCs w:val="20"/>
          <w:lang w:val="es-MX" w:eastAsia="es-MX"/>
        </w:rPr>
        <w:t xml:space="preserve">, o </w:t>
      </w:r>
      <w:proofErr w:type="spellStart"/>
      <w:r w:rsidRPr="0033406D">
        <w:rPr>
          <w:rFonts w:ascii="Arial" w:eastAsia="Times New Roman" w:hAnsi="Arial" w:cs="Arial"/>
          <w:color w:val="4A4A4A"/>
          <w:sz w:val="20"/>
          <w:szCs w:val="20"/>
          <w:lang w:val="es-MX" w:eastAsia="es-MX"/>
        </w:rPr>
        <w:t>tambien</w:t>
      </w:r>
      <w:proofErr w:type="spellEnd"/>
      <w:r w:rsidRPr="0033406D">
        <w:rPr>
          <w:rFonts w:ascii="Arial" w:eastAsia="Times New Roman" w:hAnsi="Arial" w:cs="Arial"/>
          <w:color w:val="4A4A4A"/>
          <w:sz w:val="20"/>
          <w:szCs w:val="20"/>
          <w:lang w:val="es-MX" w:eastAsia="es-MX"/>
        </w:rPr>
        <w:t xml:space="preserve"> que la instalación no </w:t>
      </w:r>
      <w:proofErr w:type="spellStart"/>
      <w:r w:rsidRPr="0033406D">
        <w:rPr>
          <w:rFonts w:ascii="Arial" w:eastAsia="Times New Roman" w:hAnsi="Arial" w:cs="Arial"/>
          <w:color w:val="4A4A4A"/>
          <w:sz w:val="20"/>
          <w:szCs w:val="20"/>
          <w:lang w:val="es-MX" w:eastAsia="es-MX"/>
        </w:rPr>
        <w:t>este</w:t>
      </w:r>
      <w:proofErr w:type="spellEnd"/>
      <w:r w:rsidRPr="0033406D">
        <w:rPr>
          <w:rFonts w:ascii="Arial" w:eastAsia="Times New Roman" w:hAnsi="Arial" w:cs="Arial"/>
          <w:color w:val="4A4A4A"/>
          <w:sz w:val="20"/>
          <w:szCs w:val="20"/>
          <w:lang w:val="es-MX" w:eastAsia="es-MX"/>
        </w:rPr>
        <w:t xml:space="preserve"> completa de los paquetes que hemos instalado, para ello podemos eliminar el paquete con el siguiente comando:</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rm</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rf</w:t>
      </w:r>
      <w:proofErr w:type="spell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node_modules</w:t>
      </w:r>
      <w:proofErr w:type="spellEnd"/>
      <w:r w:rsidRPr="0033406D">
        <w:rPr>
          <w:rFonts w:ascii="Courier New" w:eastAsia="Times New Roman" w:hAnsi="Courier New" w:cs="Courier New"/>
          <w:color w:val="FFFFFF"/>
          <w:sz w:val="20"/>
          <w:szCs w:val="20"/>
          <w:lang w:val="es-MX" w:eastAsia="es-MX"/>
        </w:rPr>
        <w:t xml:space="preserve">  </w:t>
      </w:r>
      <w:r w:rsidRPr="0033406D">
        <w:rPr>
          <w:rFonts w:ascii="Courier New" w:eastAsia="Times New Roman" w:hAnsi="Courier New" w:cs="Courier New"/>
          <w:color w:val="75715E"/>
          <w:sz w:val="20"/>
          <w:szCs w:val="20"/>
          <w:lang w:val="es-MX" w:eastAsia="es-MX"/>
        </w:rPr>
        <w:t xml:space="preserve">#este comando eliminar la carpeta </w:t>
      </w:r>
    </w:p>
    <w:p w:rsidR="0033406D" w:rsidRPr="0033406D" w:rsidRDefault="0033406D" w:rsidP="0033406D">
      <w:pPr>
        <w:numPr>
          <w:ilvl w:val="0"/>
          <w:numId w:val="28"/>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lastRenderedPageBreak/>
        <w:t>Otra alternativa para eliminar de forma segura una carpeta es instalando el siguiente paquete:</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gramStart"/>
      <w:r w:rsidRPr="0033406D">
        <w:rPr>
          <w:rFonts w:ascii="Courier New" w:eastAsia="Times New Roman" w:hAnsi="Courier New" w:cs="Courier New"/>
          <w:color w:val="FFFFFF"/>
          <w:sz w:val="20"/>
          <w:szCs w:val="20"/>
          <w:lang w:val="es-MX" w:eastAsia="es-MX"/>
        </w:rPr>
        <w:t>sudo</w:t>
      </w:r>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npm</w:t>
      </w:r>
      <w:proofErr w:type="spell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install</w:t>
      </w:r>
      <w:proofErr w:type="spellEnd"/>
      <w:r w:rsidRPr="0033406D">
        <w:rPr>
          <w:rFonts w:ascii="Courier New" w:eastAsia="Times New Roman" w:hAnsi="Courier New" w:cs="Courier New"/>
          <w:color w:val="FFFFFF"/>
          <w:sz w:val="20"/>
          <w:szCs w:val="20"/>
          <w:lang w:val="es-MX" w:eastAsia="es-MX"/>
        </w:rPr>
        <w:t xml:space="preserve"> -g </w:t>
      </w:r>
      <w:proofErr w:type="spellStart"/>
      <w:r w:rsidRPr="0033406D">
        <w:rPr>
          <w:rFonts w:ascii="Courier New" w:eastAsia="Times New Roman" w:hAnsi="Courier New" w:cs="Courier New"/>
          <w:color w:val="FFFFFF"/>
          <w:sz w:val="20"/>
          <w:szCs w:val="20"/>
          <w:lang w:val="es-MX" w:eastAsia="es-MX"/>
        </w:rPr>
        <w:t>rimraf</w:t>
      </w:r>
      <w:proofErr w:type="spellEnd"/>
    </w:p>
    <w:p w:rsidR="0033406D" w:rsidRPr="0033406D" w:rsidRDefault="0033406D" w:rsidP="0033406D">
      <w:pPr>
        <w:numPr>
          <w:ilvl w:val="0"/>
          <w:numId w:val="29"/>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Ahora podemos ejecutar el siguiente comando para eliminar </w:t>
      </w:r>
      <w:proofErr w:type="spellStart"/>
      <w:r w:rsidRPr="0033406D">
        <w:rPr>
          <w:rFonts w:ascii="Arial" w:eastAsia="Times New Roman" w:hAnsi="Arial" w:cs="Arial"/>
          <w:color w:val="4A4A4A"/>
          <w:sz w:val="20"/>
          <w:szCs w:val="20"/>
          <w:lang w:val="es-MX" w:eastAsia="es-MX"/>
        </w:rPr>
        <w:t>node_module</w:t>
      </w:r>
      <w:proofErr w:type="spellEnd"/>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rimraf</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node_modules</w:t>
      </w:r>
      <w:proofErr w:type="spellEnd"/>
      <w:r w:rsidRPr="0033406D">
        <w:rPr>
          <w:rFonts w:ascii="Courier New" w:eastAsia="Times New Roman" w:hAnsi="Courier New" w:cs="Courier New"/>
          <w:color w:val="FFFFFF"/>
          <w:sz w:val="20"/>
          <w:szCs w:val="20"/>
          <w:lang w:val="es-MX" w:eastAsia="es-MX"/>
        </w:rPr>
        <w:t xml:space="preserve"> </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3406D">
        <w:rPr>
          <w:rFonts w:ascii="Courier New" w:eastAsia="Times New Roman" w:hAnsi="Courier New" w:cs="Courier New"/>
          <w:color w:val="75715E"/>
          <w:sz w:val="20"/>
          <w:szCs w:val="20"/>
          <w:lang w:val="es-MX" w:eastAsia="es-MX"/>
        </w:rPr>
        <w:t xml:space="preserve">#Ahora podemos volver a instalar </w:t>
      </w:r>
      <w:proofErr w:type="gramStart"/>
      <w:r w:rsidRPr="0033406D">
        <w:rPr>
          <w:rFonts w:ascii="Courier New" w:eastAsia="Times New Roman" w:hAnsi="Courier New" w:cs="Courier New"/>
          <w:color w:val="75715E"/>
          <w:sz w:val="20"/>
          <w:szCs w:val="20"/>
          <w:lang w:val="es-MX" w:eastAsia="es-MX"/>
        </w:rPr>
        <w:t>nuestro paquetes</w:t>
      </w:r>
      <w:proofErr w:type="gramEnd"/>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install</w:t>
      </w:r>
      <w:proofErr w:type="spellEnd"/>
    </w:p>
    <w:p w:rsidR="0033406D" w:rsidRDefault="0033406D"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Pr="00BB334A" w:rsidRDefault="00BB334A" w:rsidP="00BB334A">
      <w:pPr>
        <w:pStyle w:val="Ttulo1"/>
      </w:pPr>
      <w:r w:rsidRPr="00BB334A">
        <w:t>Seguridad</w:t>
      </w: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Pr="00BB334A" w:rsidRDefault="00BB334A" w:rsidP="00BB334A">
      <w:pPr>
        <w:shd w:val="clear" w:color="auto" w:fill="FFFFFF"/>
        <w:spacing w:before="0" w:after="0" w:line="240" w:lineRule="auto"/>
        <w:rPr>
          <w:rFonts w:ascii="Arial" w:eastAsia="Times New Roman" w:hAnsi="Arial" w:cs="Arial"/>
          <w:color w:val="4A4A4A"/>
          <w:sz w:val="24"/>
          <w:szCs w:val="24"/>
          <w:lang w:val="es-MX" w:eastAsia="es-MX"/>
        </w:rPr>
      </w:pPr>
      <w:r w:rsidRPr="00BB334A">
        <w:rPr>
          <w:rFonts w:ascii="Arial" w:eastAsia="Times New Roman" w:hAnsi="Arial" w:cs="Arial"/>
          <w:color w:val="4A4A4A"/>
          <w:sz w:val="24"/>
          <w:szCs w:val="24"/>
          <w:lang w:val="es-MX" w:eastAsia="es-MX"/>
        </w:rPr>
        <w:t>Entendido</w:t>
      </w:r>
      <w:r w:rsidRPr="00BB334A">
        <w:rPr>
          <w:rFonts w:ascii="Arial" w:eastAsia="Times New Roman" w:hAnsi="Arial" w:cs="Arial"/>
          <w:color w:val="4A4A4A"/>
          <w:sz w:val="24"/>
          <w:szCs w:val="24"/>
          <w:lang w:val="es-MX" w:eastAsia="es-MX"/>
        </w:rPr>
        <w:br/>
        <w:t>Revisar si es necesario actualizar los paquetes o que contengan vulnerabilidades.</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BB334A">
        <w:rPr>
          <w:rFonts w:ascii="Courier New" w:eastAsia="Times New Roman" w:hAnsi="Courier New" w:cs="Courier New"/>
          <w:color w:val="FFFFFF"/>
          <w:sz w:val="20"/>
          <w:szCs w:val="20"/>
          <w:lang w:val="en-US" w:eastAsia="es-MX"/>
        </w:rPr>
        <w:t>npm</w:t>
      </w:r>
      <w:proofErr w:type="spellEnd"/>
      <w:proofErr w:type="gramEnd"/>
      <w:r w:rsidRPr="00BB334A">
        <w:rPr>
          <w:rFonts w:ascii="Courier New" w:eastAsia="Times New Roman" w:hAnsi="Courier New" w:cs="Courier New"/>
          <w:color w:val="FFFFFF"/>
          <w:sz w:val="20"/>
          <w:szCs w:val="20"/>
          <w:lang w:val="en-US" w:eastAsia="es-MX"/>
        </w:rPr>
        <w:t xml:space="preserve"> audit</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BB334A">
        <w:rPr>
          <w:rFonts w:ascii="Courier New" w:eastAsia="Times New Roman" w:hAnsi="Courier New" w:cs="Courier New"/>
          <w:color w:val="75715E"/>
          <w:sz w:val="20"/>
          <w:szCs w:val="20"/>
          <w:lang w:val="en-US" w:eastAsia="es-MX"/>
        </w:rPr>
        <w:t xml:space="preserve">------- </w:t>
      </w:r>
      <w:proofErr w:type="spellStart"/>
      <w:proofErr w:type="gramStart"/>
      <w:r w:rsidRPr="00BB334A">
        <w:rPr>
          <w:rFonts w:ascii="Courier New" w:eastAsia="Times New Roman" w:hAnsi="Courier New" w:cs="Courier New"/>
          <w:color w:val="75715E"/>
          <w:sz w:val="20"/>
          <w:szCs w:val="20"/>
          <w:lang w:val="en-US" w:eastAsia="es-MX"/>
        </w:rPr>
        <w:t>resultado</w:t>
      </w:r>
      <w:proofErr w:type="spellEnd"/>
      <w:proofErr w:type="gramEnd"/>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BB334A">
        <w:rPr>
          <w:rFonts w:ascii="Courier New" w:eastAsia="Times New Roman" w:hAnsi="Courier New" w:cs="Courier New"/>
          <w:color w:val="FFFFFF"/>
          <w:sz w:val="20"/>
          <w:szCs w:val="20"/>
          <w:lang w:val="en-US" w:eastAsia="es-MX"/>
        </w:rPr>
        <w:t>found</w:t>
      </w:r>
      <w:proofErr w:type="gramEnd"/>
      <w:r w:rsidRPr="00BB334A">
        <w:rPr>
          <w:rFonts w:ascii="Courier New" w:eastAsia="Times New Roman" w:hAnsi="Courier New" w:cs="Courier New"/>
          <w:color w:val="FFFFFF"/>
          <w:sz w:val="20"/>
          <w:szCs w:val="20"/>
          <w:lang w:val="en-US" w:eastAsia="es-MX"/>
        </w:rPr>
        <w:t xml:space="preserve"> 6 low severity vulnerabilities </w:t>
      </w:r>
      <w:r w:rsidRPr="00BB334A">
        <w:rPr>
          <w:rFonts w:ascii="Courier New" w:eastAsia="Times New Roman" w:hAnsi="Courier New" w:cs="Courier New"/>
          <w:b/>
          <w:bCs/>
          <w:color w:val="F92672"/>
          <w:sz w:val="20"/>
          <w:szCs w:val="20"/>
          <w:lang w:val="en-US" w:eastAsia="es-MX"/>
        </w:rPr>
        <w:t>in</w:t>
      </w:r>
      <w:r w:rsidRPr="00BB334A">
        <w:rPr>
          <w:rFonts w:ascii="Courier New" w:eastAsia="Times New Roman" w:hAnsi="Courier New" w:cs="Courier New"/>
          <w:color w:val="FFFFFF"/>
          <w:sz w:val="20"/>
          <w:szCs w:val="20"/>
          <w:lang w:val="en-US" w:eastAsia="es-MX"/>
        </w:rPr>
        <w:t xml:space="preserve"> 1310 scanned packages</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BB334A">
        <w:rPr>
          <w:rFonts w:ascii="Courier New" w:eastAsia="Times New Roman" w:hAnsi="Courier New" w:cs="Courier New"/>
          <w:color w:val="FFFFFF"/>
          <w:sz w:val="20"/>
          <w:szCs w:val="20"/>
          <w:lang w:val="en-US" w:eastAsia="es-MX"/>
        </w:rPr>
        <w:t xml:space="preserve">  6 vulnerabilities </w:t>
      </w:r>
      <w:r w:rsidRPr="00BB334A">
        <w:rPr>
          <w:rFonts w:ascii="Courier New" w:eastAsia="Times New Roman" w:hAnsi="Courier New" w:cs="Courier New"/>
          <w:color w:val="A6E22E"/>
          <w:sz w:val="20"/>
          <w:szCs w:val="20"/>
          <w:lang w:val="en-US" w:eastAsia="es-MX"/>
        </w:rPr>
        <w:t>require</w:t>
      </w:r>
      <w:r w:rsidRPr="00BB334A">
        <w:rPr>
          <w:rFonts w:ascii="Courier New" w:eastAsia="Times New Roman" w:hAnsi="Courier New" w:cs="Courier New"/>
          <w:color w:val="FFFFFF"/>
          <w:sz w:val="20"/>
          <w:szCs w:val="20"/>
          <w:lang w:val="en-US" w:eastAsia="es-MX"/>
        </w:rPr>
        <w:t xml:space="preserve"> manual review. See </w:t>
      </w:r>
      <w:r w:rsidRPr="00BB334A">
        <w:rPr>
          <w:rFonts w:ascii="Courier New" w:eastAsia="Times New Roman" w:hAnsi="Courier New" w:cs="Courier New"/>
          <w:b/>
          <w:bCs/>
          <w:color w:val="F92672"/>
          <w:sz w:val="20"/>
          <w:szCs w:val="20"/>
          <w:lang w:val="en-US" w:eastAsia="es-MX"/>
        </w:rPr>
        <w:t>the</w:t>
      </w:r>
      <w:r w:rsidRPr="00BB334A">
        <w:rPr>
          <w:rFonts w:ascii="Courier New" w:eastAsia="Times New Roman" w:hAnsi="Courier New" w:cs="Courier New"/>
          <w:color w:val="FFFFFF"/>
          <w:sz w:val="20"/>
          <w:szCs w:val="20"/>
          <w:lang w:val="en-US" w:eastAsia="es-MX"/>
        </w:rPr>
        <w:t xml:space="preserve"> full report </w:t>
      </w:r>
      <w:r w:rsidRPr="00BB334A">
        <w:rPr>
          <w:rFonts w:ascii="Courier New" w:eastAsia="Times New Roman" w:hAnsi="Courier New" w:cs="Courier New"/>
          <w:b/>
          <w:bCs/>
          <w:color w:val="F92672"/>
          <w:sz w:val="20"/>
          <w:szCs w:val="20"/>
          <w:lang w:val="en-US" w:eastAsia="es-MX"/>
        </w:rPr>
        <w:t>for</w:t>
      </w:r>
      <w:r w:rsidRPr="00BB334A">
        <w:rPr>
          <w:rFonts w:ascii="Courier New" w:eastAsia="Times New Roman" w:hAnsi="Courier New" w:cs="Courier New"/>
          <w:color w:val="FFFFFF"/>
          <w:sz w:val="20"/>
          <w:szCs w:val="20"/>
          <w:lang w:val="en-US" w:eastAsia="es-MX"/>
        </w:rPr>
        <w:t xml:space="preserve"> details.</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BB334A">
        <w:rPr>
          <w:rFonts w:ascii="Courier New" w:eastAsia="Times New Roman" w:hAnsi="Courier New" w:cs="Courier New"/>
          <w:color w:val="FFFFFF"/>
          <w:sz w:val="20"/>
          <w:szCs w:val="20"/>
          <w:lang w:val="es-MX" w:eastAsia="es-MX"/>
        </w:rPr>
        <w:t>npm</w:t>
      </w:r>
      <w:proofErr w:type="spellEnd"/>
      <w:proofErr w:type="gramEnd"/>
      <w:r w:rsidRPr="00BB334A">
        <w:rPr>
          <w:rFonts w:ascii="Courier New" w:eastAsia="Times New Roman" w:hAnsi="Courier New" w:cs="Courier New"/>
          <w:color w:val="FFFFFF"/>
          <w:sz w:val="20"/>
          <w:szCs w:val="20"/>
          <w:lang w:val="es-MX" w:eastAsia="es-MX"/>
        </w:rPr>
        <w:t xml:space="preserve"> </w:t>
      </w:r>
      <w:proofErr w:type="spellStart"/>
      <w:r w:rsidRPr="00BB334A">
        <w:rPr>
          <w:rFonts w:ascii="Courier New" w:eastAsia="Times New Roman" w:hAnsi="Courier New" w:cs="Courier New"/>
          <w:color w:val="FFFFFF"/>
          <w:sz w:val="20"/>
          <w:szCs w:val="20"/>
          <w:lang w:val="es-MX" w:eastAsia="es-MX"/>
        </w:rPr>
        <w:t>audit</w:t>
      </w:r>
      <w:proofErr w:type="spellEnd"/>
      <w:r w:rsidRPr="00BB334A">
        <w:rPr>
          <w:rFonts w:ascii="Courier New" w:eastAsia="Times New Roman" w:hAnsi="Courier New" w:cs="Courier New"/>
          <w:color w:val="FFFFFF"/>
          <w:sz w:val="20"/>
          <w:szCs w:val="20"/>
          <w:lang w:val="es-MX" w:eastAsia="es-MX"/>
        </w:rPr>
        <w:t xml:space="preserve"> </w:t>
      </w:r>
      <w:r w:rsidRPr="00BB334A">
        <w:rPr>
          <w:rFonts w:ascii="Courier New" w:eastAsia="Times New Roman" w:hAnsi="Courier New" w:cs="Courier New"/>
          <w:color w:val="75715E"/>
          <w:sz w:val="20"/>
          <w:szCs w:val="20"/>
          <w:lang w:val="es-MX" w:eastAsia="es-MX"/>
        </w:rPr>
        <w:t>--</w:t>
      </w:r>
      <w:proofErr w:type="spellStart"/>
      <w:r w:rsidRPr="00BB334A">
        <w:rPr>
          <w:rFonts w:ascii="Courier New" w:eastAsia="Times New Roman" w:hAnsi="Courier New" w:cs="Courier New"/>
          <w:color w:val="75715E"/>
          <w:sz w:val="20"/>
          <w:szCs w:val="20"/>
          <w:lang w:val="es-MX" w:eastAsia="es-MX"/>
        </w:rPr>
        <w:t>json</w:t>
      </w:r>
      <w:proofErr w:type="spellEnd"/>
      <w:r w:rsidRPr="00BB334A">
        <w:rPr>
          <w:rFonts w:ascii="Courier New" w:eastAsia="Times New Roman" w:hAnsi="Courier New" w:cs="Courier New"/>
          <w:color w:val="75715E"/>
          <w:sz w:val="20"/>
          <w:szCs w:val="20"/>
          <w:lang w:val="es-MX" w:eastAsia="es-MX"/>
        </w:rPr>
        <w:t xml:space="preserve">  // Genera el resultado en </w:t>
      </w:r>
      <w:proofErr w:type="spellStart"/>
      <w:r w:rsidRPr="00BB334A">
        <w:rPr>
          <w:rFonts w:ascii="Courier New" w:eastAsia="Times New Roman" w:hAnsi="Courier New" w:cs="Courier New"/>
          <w:color w:val="75715E"/>
          <w:sz w:val="20"/>
          <w:szCs w:val="20"/>
          <w:lang w:val="es-MX" w:eastAsia="es-MX"/>
        </w:rPr>
        <w:t>json</w:t>
      </w:r>
      <w:proofErr w:type="spellEnd"/>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proofErr w:type="spellStart"/>
      <w:proofErr w:type="gramStart"/>
      <w:r w:rsidRPr="00BB334A">
        <w:rPr>
          <w:rFonts w:ascii="Courier New" w:eastAsia="Times New Roman" w:hAnsi="Courier New" w:cs="Courier New"/>
          <w:color w:val="FFFFFF"/>
          <w:sz w:val="20"/>
          <w:szCs w:val="20"/>
          <w:lang w:val="es-MX" w:eastAsia="es-MX"/>
        </w:rPr>
        <w:t>npm</w:t>
      </w:r>
      <w:proofErr w:type="spellEnd"/>
      <w:proofErr w:type="gramEnd"/>
      <w:r w:rsidRPr="00BB334A">
        <w:rPr>
          <w:rFonts w:ascii="Courier New" w:eastAsia="Times New Roman" w:hAnsi="Courier New" w:cs="Courier New"/>
          <w:color w:val="FFFFFF"/>
          <w:sz w:val="20"/>
          <w:szCs w:val="20"/>
          <w:lang w:val="es-MX" w:eastAsia="es-MX"/>
        </w:rPr>
        <w:t xml:space="preserve"> </w:t>
      </w:r>
      <w:proofErr w:type="spellStart"/>
      <w:r w:rsidRPr="00BB334A">
        <w:rPr>
          <w:rFonts w:ascii="Courier New" w:eastAsia="Times New Roman" w:hAnsi="Courier New" w:cs="Courier New"/>
          <w:color w:val="FFFFFF"/>
          <w:sz w:val="20"/>
          <w:szCs w:val="20"/>
          <w:lang w:val="es-MX" w:eastAsia="es-MX"/>
        </w:rPr>
        <w:t>update</w:t>
      </w:r>
      <w:proofErr w:type="spellEnd"/>
      <w:r w:rsidRPr="00BB334A">
        <w:rPr>
          <w:rFonts w:ascii="Courier New" w:eastAsia="Times New Roman" w:hAnsi="Courier New" w:cs="Courier New"/>
          <w:color w:val="FFFFFF"/>
          <w:sz w:val="20"/>
          <w:szCs w:val="20"/>
          <w:lang w:val="es-MX" w:eastAsia="es-MX"/>
        </w:rPr>
        <w:t xml:space="preserve"> </w:t>
      </w:r>
      <w:proofErr w:type="spellStart"/>
      <w:r w:rsidRPr="00BB334A">
        <w:rPr>
          <w:rFonts w:ascii="Courier New" w:eastAsia="Times New Roman" w:hAnsi="Courier New" w:cs="Courier New"/>
          <w:color w:val="FFFFFF"/>
          <w:sz w:val="20"/>
          <w:szCs w:val="20"/>
          <w:lang w:val="es-MX" w:eastAsia="es-MX"/>
        </w:rPr>
        <w:t>eslint-util</w:t>
      </w:r>
      <w:proofErr w:type="spellEnd"/>
      <w:r w:rsidRPr="00BB334A">
        <w:rPr>
          <w:rFonts w:ascii="Courier New" w:eastAsia="Times New Roman" w:hAnsi="Courier New" w:cs="Courier New"/>
          <w:color w:val="FFFFFF"/>
          <w:sz w:val="20"/>
          <w:szCs w:val="20"/>
          <w:lang w:val="es-MX" w:eastAsia="es-MX"/>
        </w:rPr>
        <w:t xml:space="preserve"> </w:t>
      </w:r>
      <w:r w:rsidRPr="00BB334A">
        <w:rPr>
          <w:rFonts w:ascii="Courier New" w:eastAsia="Times New Roman" w:hAnsi="Courier New" w:cs="Courier New"/>
          <w:color w:val="75715E"/>
          <w:sz w:val="20"/>
          <w:szCs w:val="20"/>
          <w:lang w:val="es-MX" w:eastAsia="es-MX"/>
        </w:rPr>
        <w:t>--</w:t>
      </w:r>
      <w:proofErr w:type="spellStart"/>
      <w:r w:rsidRPr="00BB334A">
        <w:rPr>
          <w:rFonts w:ascii="Courier New" w:eastAsia="Times New Roman" w:hAnsi="Courier New" w:cs="Courier New"/>
          <w:color w:val="75715E"/>
          <w:sz w:val="20"/>
          <w:szCs w:val="20"/>
          <w:lang w:val="es-MX" w:eastAsia="es-MX"/>
        </w:rPr>
        <w:t>depth</w:t>
      </w:r>
      <w:proofErr w:type="spellEnd"/>
      <w:r w:rsidRPr="00BB334A">
        <w:rPr>
          <w:rFonts w:ascii="Courier New" w:eastAsia="Times New Roman" w:hAnsi="Courier New" w:cs="Courier New"/>
          <w:color w:val="75715E"/>
          <w:sz w:val="20"/>
          <w:szCs w:val="20"/>
          <w:lang w:val="es-MX" w:eastAsia="es-MX"/>
        </w:rPr>
        <w:t xml:space="preserve"> 2  // El nivel de detalle que necesita la actualización hasta las dependencias</w:t>
      </w: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Default="00BB334A" w:rsidP="00BB334A">
      <w:pPr>
        <w:shd w:val="clear" w:color="auto" w:fill="FFFFFF"/>
        <w:spacing w:before="0" w:after="0" w:line="240" w:lineRule="auto"/>
        <w:rPr>
          <w:rFonts w:ascii="Arial" w:hAnsi="Arial" w:cs="Arial"/>
          <w:color w:val="4A4A4A"/>
          <w:shd w:val="clear" w:color="auto" w:fill="FFFFFF"/>
        </w:rPr>
      </w:pPr>
      <w:r>
        <w:rPr>
          <w:rFonts w:ascii="Arial" w:hAnsi="Arial" w:cs="Arial"/>
          <w:color w:val="4A4A4A"/>
          <w:shd w:val="clear" w:color="auto" w:fill="FFFFFF"/>
        </w:rPr>
        <w:t>Podemos revisar las vulnerabilidades de nuestro proyecto con:</w:t>
      </w:r>
      <w:r>
        <w:rPr>
          <w:rFonts w:ascii="Arial" w:hAnsi="Arial" w:cs="Arial"/>
          <w:color w:val="4A4A4A"/>
        </w:rPr>
        <w:br/>
      </w:r>
      <w:proofErr w:type="spellStart"/>
      <w:r>
        <w:rPr>
          <w:rStyle w:val="Textoennegrita"/>
          <w:rFonts w:ascii="Arial" w:hAnsi="Arial" w:cs="Arial"/>
          <w:color w:val="4A4A4A"/>
          <w:shd w:val="clear" w:color="auto" w:fill="FFFFFF"/>
        </w:rPr>
        <w:t>npm</w:t>
      </w:r>
      <w:proofErr w:type="spellEnd"/>
      <w:r>
        <w:rPr>
          <w:rStyle w:val="Textoennegrita"/>
          <w:rFonts w:ascii="Arial" w:hAnsi="Arial" w:cs="Arial"/>
          <w:color w:val="4A4A4A"/>
          <w:shd w:val="clear" w:color="auto" w:fill="FFFFFF"/>
        </w:rPr>
        <w:t xml:space="preserve"> </w:t>
      </w:r>
      <w:proofErr w:type="spellStart"/>
      <w:r>
        <w:rPr>
          <w:rStyle w:val="Textoennegrita"/>
          <w:rFonts w:ascii="Arial" w:hAnsi="Arial" w:cs="Arial"/>
          <w:color w:val="4A4A4A"/>
          <w:shd w:val="clear" w:color="auto" w:fill="FFFFFF"/>
        </w:rPr>
        <w:t>audit</w:t>
      </w:r>
      <w:proofErr w:type="spellEnd"/>
      <w:r>
        <w:rPr>
          <w:rFonts w:ascii="Arial" w:hAnsi="Arial" w:cs="Arial"/>
          <w:color w:val="4A4A4A"/>
        </w:rPr>
        <w:br/>
      </w:r>
      <w:r>
        <w:rPr>
          <w:rFonts w:ascii="Arial" w:hAnsi="Arial" w:cs="Arial"/>
          <w:color w:val="4A4A4A"/>
          <w:shd w:val="clear" w:color="auto" w:fill="FFFFFF"/>
        </w:rPr>
        <w:t xml:space="preserve">En caso de tener </w:t>
      </w:r>
      <w:proofErr w:type="spellStart"/>
      <w:r>
        <w:rPr>
          <w:rFonts w:ascii="Arial" w:hAnsi="Arial" w:cs="Arial"/>
          <w:color w:val="4A4A4A"/>
          <w:shd w:val="clear" w:color="auto" w:fill="FFFFFF"/>
        </w:rPr>
        <w:t>vulverabilidades</w:t>
      </w:r>
      <w:proofErr w:type="spellEnd"/>
      <w:r>
        <w:rPr>
          <w:rFonts w:ascii="Arial" w:hAnsi="Arial" w:cs="Arial"/>
          <w:color w:val="4A4A4A"/>
          <w:shd w:val="clear" w:color="auto" w:fill="FFFFFF"/>
        </w:rPr>
        <w:t>, se recomienda usar el comando:</w:t>
      </w:r>
      <w:r>
        <w:rPr>
          <w:rFonts w:ascii="Arial" w:hAnsi="Arial" w:cs="Arial"/>
          <w:color w:val="4A4A4A"/>
        </w:rPr>
        <w:br/>
      </w:r>
      <w:proofErr w:type="spellStart"/>
      <w:r>
        <w:rPr>
          <w:rStyle w:val="Textoennegrita"/>
          <w:rFonts w:ascii="Arial" w:hAnsi="Arial" w:cs="Arial"/>
          <w:color w:val="4A4A4A"/>
          <w:shd w:val="clear" w:color="auto" w:fill="FFFFFF"/>
        </w:rPr>
        <w:t>npm</w:t>
      </w:r>
      <w:proofErr w:type="spellEnd"/>
      <w:r>
        <w:rPr>
          <w:rStyle w:val="Textoennegrita"/>
          <w:rFonts w:ascii="Arial" w:hAnsi="Arial" w:cs="Arial"/>
          <w:color w:val="4A4A4A"/>
          <w:shd w:val="clear" w:color="auto" w:fill="FFFFFF"/>
        </w:rPr>
        <w:t xml:space="preserve"> </w:t>
      </w:r>
      <w:proofErr w:type="spellStart"/>
      <w:r>
        <w:rPr>
          <w:rStyle w:val="Textoennegrita"/>
          <w:rFonts w:ascii="Arial" w:hAnsi="Arial" w:cs="Arial"/>
          <w:color w:val="4A4A4A"/>
          <w:shd w:val="clear" w:color="auto" w:fill="FFFFFF"/>
        </w:rPr>
        <w:t>audit</w:t>
      </w:r>
      <w:proofErr w:type="spellEnd"/>
      <w:r>
        <w:rPr>
          <w:rStyle w:val="Textoennegrita"/>
          <w:rFonts w:ascii="Arial" w:hAnsi="Arial" w:cs="Arial"/>
          <w:color w:val="4A4A4A"/>
          <w:shd w:val="clear" w:color="auto" w:fill="FFFFFF"/>
        </w:rPr>
        <w:t xml:space="preserve"> </w:t>
      </w:r>
      <w:proofErr w:type="spellStart"/>
      <w:r>
        <w:rPr>
          <w:rStyle w:val="Textoennegrita"/>
          <w:rFonts w:ascii="Arial" w:hAnsi="Arial" w:cs="Arial"/>
          <w:color w:val="4A4A4A"/>
          <w:shd w:val="clear" w:color="auto" w:fill="FFFFFF"/>
        </w:rPr>
        <w:t>fix</w:t>
      </w:r>
      <w:proofErr w:type="spellEnd"/>
      <w:r>
        <w:rPr>
          <w:rFonts w:ascii="Arial" w:hAnsi="Arial" w:cs="Arial"/>
          <w:color w:val="4A4A4A"/>
        </w:rPr>
        <w:br/>
      </w:r>
      <w:r>
        <w:rPr>
          <w:rFonts w:ascii="Arial" w:hAnsi="Arial" w:cs="Arial"/>
          <w:color w:val="4A4A4A"/>
          <w:shd w:val="clear" w:color="auto" w:fill="FFFFFF"/>
        </w:rPr>
        <w:t xml:space="preserve">Y en caso de que esto no lo solucione, podemos ir </w:t>
      </w:r>
      <w:proofErr w:type="spellStart"/>
      <w:r>
        <w:rPr>
          <w:rFonts w:ascii="Arial" w:hAnsi="Arial" w:cs="Arial"/>
          <w:color w:val="4A4A4A"/>
          <w:shd w:val="clear" w:color="auto" w:fill="FFFFFF"/>
        </w:rPr>
        <w:t>actualizandolos</w:t>
      </w:r>
      <w:proofErr w:type="spellEnd"/>
      <w:r>
        <w:rPr>
          <w:rFonts w:ascii="Arial" w:hAnsi="Arial" w:cs="Arial"/>
          <w:color w:val="4A4A4A"/>
          <w:shd w:val="clear" w:color="auto" w:fill="FFFFFF"/>
        </w:rPr>
        <w:t xml:space="preserve"> de uno en uno.</w:t>
      </w:r>
    </w:p>
    <w:p w:rsidR="009C6E09" w:rsidRDefault="009C6E09" w:rsidP="00BB334A">
      <w:pPr>
        <w:shd w:val="clear" w:color="auto" w:fill="FFFFFF"/>
        <w:spacing w:before="0" w:after="0" w:line="240" w:lineRule="auto"/>
        <w:rPr>
          <w:rFonts w:ascii="Arial" w:hAnsi="Arial" w:cs="Arial"/>
          <w:color w:val="4A4A4A"/>
          <w:shd w:val="clear" w:color="auto" w:fill="FFFFFF"/>
        </w:rPr>
      </w:pPr>
    </w:p>
    <w:p w:rsidR="009C6E09" w:rsidRDefault="009C6E09" w:rsidP="00BB334A">
      <w:pPr>
        <w:shd w:val="clear" w:color="auto" w:fill="FFFFFF"/>
        <w:spacing w:before="0" w:after="0" w:line="240" w:lineRule="auto"/>
        <w:rPr>
          <w:rFonts w:ascii="Arial" w:eastAsia="Times New Roman" w:hAnsi="Arial" w:cs="Arial"/>
          <w:color w:val="000000"/>
          <w:sz w:val="20"/>
          <w:szCs w:val="20"/>
          <w:lang w:val="es-MX" w:eastAsia="es-MX"/>
        </w:rPr>
      </w:pPr>
      <w:hyperlink r:id="rId21" w:history="1">
        <w:r w:rsidRPr="00F61648">
          <w:rPr>
            <w:rStyle w:val="Hipervnculo"/>
            <w:rFonts w:ascii="Arial" w:eastAsia="Times New Roman" w:hAnsi="Arial" w:cs="Arial"/>
            <w:sz w:val="20"/>
            <w:szCs w:val="20"/>
            <w:lang w:val="es-MX" w:eastAsia="es-MX"/>
          </w:rPr>
          <w:t>https://snyk.io/</w:t>
        </w:r>
      </w:hyperlink>
    </w:p>
    <w:p w:rsidR="009C6E09" w:rsidRDefault="009C6E09" w:rsidP="00BB334A">
      <w:pPr>
        <w:shd w:val="clear" w:color="auto" w:fill="FFFFFF"/>
        <w:spacing w:before="0" w:after="0" w:line="240" w:lineRule="auto"/>
        <w:rPr>
          <w:rFonts w:ascii="Arial" w:eastAsia="Times New Roman" w:hAnsi="Arial" w:cs="Arial"/>
          <w:color w:val="000000"/>
          <w:sz w:val="20"/>
          <w:szCs w:val="20"/>
          <w:lang w:val="es-MX" w:eastAsia="es-MX"/>
        </w:rPr>
      </w:pPr>
    </w:p>
    <w:p w:rsidR="00583E16" w:rsidRDefault="00583E16" w:rsidP="00BB334A">
      <w:pPr>
        <w:shd w:val="clear" w:color="auto" w:fill="FFFFFF"/>
        <w:spacing w:before="0" w:after="0" w:line="240" w:lineRule="auto"/>
        <w:rPr>
          <w:rFonts w:ascii="Arial" w:eastAsia="Times New Roman" w:hAnsi="Arial" w:cs="Arial"/>
          <w:color w:val="000000"/>
          <w:sz w:val="20"/>
          <w:szCs w:val="20"/>
          <w:lang w:val="es-MX" w:eastAsia="es-MX"/>
        </w:rPr>
      </w:pPr>
    </w:p>
    <w:p w:rsidR="00583E16" w:rsidRDefault="00583E16" w:rsidP="00BB334A">
      <w:pPr>
        <w:shd w:val="clear" w:color="auto" w:fill="FFFFFF"/>
        <w:spacing w:before="0" w:after="0" w:line="240" w:lineRule="auto"/>
        <w:rPr>
          <w:rFonts w:ascii="Arial" w:eastAsia="Times New Roman" w:hAnsi="Arial" w:cs="Arial"/>
          <w:color w:val="000000"/>
          <w:sz w:val="20"/>
          <w:szCs w:val="20"/>
          <w:lang w:val="es-MX" w:eastAsia="es-MX"/>
        </w:rPr>
      </w:pPr>
    </w:p>
    <w:p w:rsidR="00583E16" w:rsidRDefault="00583E16" w:rsidP="00BB334A">
      <w:pPr>
        <w:shd w:val="clear" w:color="auto" w:fill="FFFFFF"/>
        <w:spacing w:before="0" w:after="0" w:line="240" w:lineRule="auto"/>
        <w:rPr>
          <w:rFonts w:ascii="Arial" w:eastAsia="Times New Roman" w:hAnsi="Arial" w:cs="Arial"/>
          <w:color w:val="000000"/>
          <w:sz w:val="20"/>
          <w:szCs w:val="20"/>
          <w:lang w:val="es-MX" w:eastAsia="es-MX"/>
        </w:rPr>
      </w:pPr>
    </w:p>
    <w:p w:rsidR="00583E16" w:rsidRPr="00583E16" w:rsidRDefault="00583E16" w:rsidP="00583E16">
      <w:pPr>
        <w:pStyle w:val="Ttulo1"/>
      </w:pPr>
      <w:r w:rsidRPr="00583E16">
        <w:t>Crear un paquete para NPM</w:t>
      </w:r>
      <w:bookmarkStart w:id="3" w:name="_GoBack"/>
      <w:bookmarkEnd w:id="3"/>
    </w:p>
    <w:p w:rsidR="00583E16" w:rsidRDefault="00583E16" w:rsidP="00BB334A">
      <w:pPr>
        <w:shd w:val="clear" w:color="auto" w:fill="FFFFFF"/>
        <w:spacing w:before="0" w:after="0" w:line="240" w:lineRule="auto"/>
        <w:rPr>
          <w:rFonts w:ascii="Arial" w:eastAsia="Times New Roman" w:hAnsi="Arial" w:cs="Arial"/>
          <w:color w:val="000000"/>
          <w:sz w:val="20"/>
          <w:szCs w:val="20"/>
          <w:lang w:val="es-MX" w:eastAsia="es-MX"/>
        </w:rPr>
      </w:pPr>
    </w:p>
    <w:p w:rsidR="00583E16" w:rsidRPr="00583E16" w:rsidRDefault="00583E16" w:rsidP="00583E16">
      <w:pPr>
        <w:shd w:val="clear" w:color="auto" w:fill="FFFFFF"/>
        <w:spacing w:before="0" w:after="0" w:line="240" w:lineRule="auto"/>
        <w:rPr>
          <w:rFonts w:ascii="Arial" w:eastAsia="Times New Roman" w:hAnsi="Arial" w:cs="Arial"/>
          <w:color w:val="4A4A4A"/>
          <w:sz w:val="20"/>
          <w:szCs w:val="20"/>
          <w:lang w:val="es-MX" w:eastAsia="es-MX"/>
        </w:rPr>
      </w:pPr>
      <w:r w:rsidRPr="00583E16">
        <w:rPr>
          <w:rFonts w:ascii="Arial" w:eastAsia="Times New Roman" w:hAnsi="Arial" w:cs="Arial"/>
          <w:color w:val="4A4A4A"/>
          <w:sz w:val="20"/>
          <w:szCs w:val="20"/>
          <w:lang w:val="es-MX" w:eastAsia="es-MX"/>
        </w:rPr>
        <w:t xml:space="preserve">Ejecutar el comando para saber </w:t>
      </w:r>
      <w:proofErr w:type="spellStart"/>
      <w:r w:rsidRPr="00583E16">
        <w:rPr>
          <w:rFonts w:ascii="Arial" w:eastAsia="Times New Roman" w:hAnsi="Arial" w:cs="Arial"/>
          <w:color w:val="4A4A4A"/>
          <w:sz w:val="20"/>
          <w:szCs w:val="20"/>
          <w:lang w:val="es-MX" w:eastAsia="es-MX"/>
        </w:rPr>
        <w:t>donde</w:t>
      </w:r>
      <w:proofErr w:type="spellEnd"/>
      <w:r w:rsidRPr="00583E16">
        <w:rPr>
          <w:rFonts w:ascii="Arial" w:eastAsia="Times New Roman" w:hAnsi="Arial" w:cs="Arial"/>
          <w:color w:val="4A4A4A"/>
          <w:sz w:val="20"/>
          <w:szCs w:val="20"/>
          <w:lang w:val="es-MX" w:eastAsia="es-MX"/>
        </w:rPr>
        <w:t xml:space="preserve"> estoy ubicado</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583E16">
        <w:rPr>
          <w:rFonts w:ascii="Courier New" w:eastAsia="Times New Roman" w:hAnsi="Courier New" w:cs="Courier New"/>
          <w:b/>
          <w:bCs/>
          <w:color w:val="F92672"/>
          <w:sz w:val="20"/>
          <w:szCs w:val="20"/>
          <w:lang w:val="en-US" w:eastAsia="es-MX"/>
        </w:rPr>
        <w:t>pwd</w:t>
      </w:r>
      <w:proofErr w:type="spellEnd"/>
      <w:proofErr w:type="gramEnd"/>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583E16">
        <w:rPr>
          <w:rFonts w:ascii="Courier New" w:eastAsia="Times New Roman" w:hAnsi="Courier New" w:cs="Courier New"/>
          <w:color w:val="A6E22E"/>
          <w:sz w:val="20"/>
          <w:szCs w:val="20"/>
          <w:lang w:val="en-US" w:eastAsia="es-MX"/>
        </w:rPr>
        <w:t>mkdir</w:t>
      </w:r>
      <w:proofErr w:type="spellEnd"/>
      <w:proofErr w:type="gramEnd"/>
      <w:r w:rsidRPr="00583E16">
        <w:rPr>
          <w:rFonts w:ascii="Courier New" w:eastAsia="Times New Roman" w:hAnsi="Courier New" w:cs="Courier New"/>
          <w:color w:val="FFFFFF"/>
          <w:sz w:val="20"/>
          <w:szCs w:val="20"/>
          <w:lang w:val="en-US" w:eastAsia="es-MX"/>
        </w:rPr>
        <w:t xml:space="preserve"> random-</w:t>
      </w:r>
      <w:r w:rsidRPr="00583E16">
        <w:rPr>
          <w:rFonts w:ascii="Courier New" w:eastAsia="Times New Roman" w:hAnsi="Courier New" w:cs="Courier New"/>
          <w:b/>
          <w:bCs/>
          <w:color w:val="F92672"/>
          <w:sz w:val="20"/>
          <w:szCs w:val="20"/>
          <w:lang w:val="en-US" w:eastAsia="es-MX"/>
        </w:rPr>
        <w:t>messages</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583E16">
        <w:rPr>
          <w:rFonts w:ascii="Courier New" w:eastAsia="Times New Roman" w:hAnsi="Courier New" w:cs="Courier New"/>
          <w:b/>
          <w:bCs/>
          <w:color w:val="F92672"/>
          <w:sz w:val="20"/>
          <w:szCs w:val="20"/>
          <w:lang w:val="en-US" w:eastAsia="es-MX"/>
        </w:rPr>
        <w:t>cd</w:t>
      </w:r>
      <w:proofErr w:type="gramEnd"/>
      <w:r w:rsidRPr="00583E16">
        <w:rPr>
          <w:rFonts w:ascii="Courier New" w:eastAsia="Times New Roman" w:hAnsi="Courier New" w:cs="Courier New"/>
          <w:color w:val="FFFFFF"/>
          <w:sz w:val="20"/>
          <w:szCs w:val="20"/>
          <w:lang w:val="en-US" w:eastAsia="es-MX"/>
        </w:rPr>
        <w:t xml:space="preserve"> random-</w:t>
      </w:r>
      <w:r w:rsidRPr="00583E16">
        <w:rPr>
          <w:rFonts w:ascii="Courier New" w:eastAsia="Times New Roman" w:hAnsi="Courier New" w:cs="Courier New"/>
          <w:b/>
          <w:bCs/>
          <w:color w:val="F92672"/>
          <w:sz w:val="20"/>
          <w:szCs w:val="20"/>
          <w:lang w:val="en-US" w:eastAsia="es-MX"/>
        </w:rPr>
        <w:t>messages</w:t>
      </w:r>
      <w:r w:rsidRPr="00583E16">
        <w:rPr>
          <w:rFonts w:ascii="Courier New" w:eastAsia="Times New Roman" w:hAnsi="Courier New" w:cs="Courier New"/>
          <w:color w:val="FFFFFF"/>
          <w:sz w:val="20"/>
          <w:szCs w:val="20"/>
          <w:lang w:val="en-US"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83E16">
        <w:rPr>
          <w:rFonts w:ascii="Courier New" w:eastAsia="Times New Roman" w:hAnsi="Courier New" w:cs="Courier New"/>
          <w:color w:val="FFFFFF"/>
          <w:sz w:val="20"/>
          <w:szCs w:val="20"/>
          <w:lang w:val="es-MX" w:eastAsia="es-MX"/>
        </w:rPr>
        <w:t>git</w:t>
      </w:r>
      <w:proofErr w:type="spellEnd"/>
      <w:proofErr w:type="gramEnd"/>
      <w:r w:rsidRPr="00583E16">
        <w:rPr>
          <w:rFonts w:ascii="Courier New" w:eastAsia="Times New Roman" w:hAnsi="Courier New" w:cs="Courier New"/>
          <w:color w:val="FFFFFF"/>
          <w:sz w:val="20"/>
          <w:szCs w:val="20"/>
          <w:lang w:val="es-MX" w:eastAsia="es-MX"/>
        </w:rPr>
        <w:t xml:space="preserve"> </w:t>
      </w:r>
      <w:proofErr w:type="spellStart"/>
      <w:r w:rsidRPr="00583E16">
        <w:rPr>
          <w:rFonts w:ascii="Courier New" w:eastAsia="Times New Roman" w:hAnsi="Courier New" w:cs="Courier New"/>
          <w:color w:val="FFFFFF"/>
          <w:sz w:val="20"/>
          <w:szCs w:val="20"/>
          <w:lang w:val="es-MX" w:eastAsia="es-MX"/>
        </w:rPr>
        <w:t>init</w:t>
      </w:r>
      <w:proofErr w:type="spellEnd"/>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83E16">
        <w:rPr>
          <w:rFonts w:ascii="Courier New" w:eastAsia="Times New Roman" w:hAnsi="Courier New" w:cs="Courier New"/>
          <w:color w:val="FFFFFF"/>
          <w:sz w:val="20"/>
          <w:szCs w:val="20"/>
          <w:lang w:val="es-MX" w:eastAsia="es-MX"/>
        </w:rPr>
        <w:t>npm</w:t>
      </w:r>
      <w:proofErr w:type="spellEnd"/>
      <w:proofErr w:type="gramEnd"/>
      <w:r w:rsidRPr="00583E16">
        <w:rPr>
          <w:rFonts w:ascii="Courier New" w:eastAsia="Times New Roman" w:hAnsi="Courier New" w:cs="Courier New"/>
          <w:color w:val="FFFFFF"/>
          <w:sz w:val="20"/>
          <w:szCs w:val="20"/>
          <w:lang w:val="es-MX" w:eastAsia="es-MX"/>
        </w:rPr>
        <w:t xml:space="preserve"> </w:t>
      </w:r>
      <w:proofErr w:type="spellStart"/>
      <w:r w:rsidRPr="00583E16">
        <w:rPr>
          <w:rFonts w:ascii="Courier New" w:eastAsia="Times New Roman" w:hAnsi="Courier New" w:cs="Courier New"/>
          <w:color w:val="FFFFFF"/>
          <w:sz w:val="20"/>
          <w:szCs w:val="20"/>
          <w:lang w:val="es-MX" w:eastAsia="es-MX"/>
        </w:rPr>
        <w:t>init</w:t>
      </w:r>
      <w:proofErr w:type="spellEnd"/>
    </w:p>
    <w:p w:rsidR="00583E16" w:rsidRPr="00583E16" w:rsidRDefault="00583E16" w:rsidP="00583E16">
      <w:pPr>
        <w:shd w:val="clear" w:color="auto" w:fill="FFFFFF"/>
        <w:spacing w:before="0" w:after="0" w:line="240" w:lineRule="auto"/>
        <w:rPr>
          <w:rFonts w:ascii="Arial" w:eastAsia="Times New Roman" w:hAnsi="Arial" w:cs="Arial"/>
          <w:color w:val="4A4A4A"/>
          <w:sz w:val="20"/>
          <w:szCs w:val="20"/>
          <w:lang w:val="es-MX" w:eastAsia="es-MX"/>
        </w:rPr>
      </w:pPr>
      <w:r w:rsidRPr="00583E16">
        <w:rPr>
          <w:rFonts w:ascii="Arial" w:eastAsia="Times New Roman" w:hAnsi="Arial" w:cs="Arial"/>
          <w:color w:val="4A4A4A"/>
          <w:sz w:val="20"/>
          <w:szCs w:val="20"/>
          <w:lang w:val="es-MX" w:eastAsia="es-MX"/>
        </w:rPr>
        <w:t xml:space="preserve">Se crea el archivo index.js en la carpeta </w:t>
      </w:r>
      <w:proofErr w:type="spellStart"/>
      <w:r w:rsidRPr="00583E16">
        <w:rPr>
          <w:rFonts w:ascii="Arial" w:eastAsia="Times New Roman" w:hAnsi="Arial" w:cs="Arial"/>
          <w:color w:val="4A4A4A"/>
          <w:sz w:val="20"/>
          <w:szCs w:val="20"/>
          <w:lang w:val="es-MX" w:eastAsia="es-MX"/>
        </w:rPr>
        <w:t>src</w:t>
      </w:r>
      <w:proofErr w:type="spellEnd"/>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75715E"/>
          <w:sz w:val="20"/>
          <w:szCs w:val="20"/>
          <w:lang w:val="es-MX" w:eastAsia="es-MX"/>
        </w:rPr>
        <w:t>// Se declara el arreglo</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83E16">
        <w:rPr>
          <w:rFonts w:ascii="Courier New" w:eastAsia="Times New Roman" w:hAnsi="Courier New" w:cs="Courier New"/>
          <w:b/>
          <w:bCs/>
          <w:color w:val="F92672"/>
          <w:sz w:val="20"/>
          <w:szCs w:val="20"/>
          <w:lang w:val="es-MX" w:eastAsia="es-MX"/>
        </w:rPr>
        <w:t>const</w:t>
      </w:r>
      <w:proofErr w:type="spellEnd"/>
      <w:proofErr w:type="gramEnd"/>
      <w:r w:rsidRPr="00583E16">
        <w:rPr>
          <w:rFonts w:ascii="Courier New" w:eastAsia="Times New Roman" w:hAnsi="Courier New" w:cs="Courier New"/>
          <w:color w:val="FFFFFF"/>
          <w:sz w:val="20"/>
          <w:szCs w:val="20"/>
          <w:lang w:val="es-MX" w:eastAsia="es-MX"/>
        </w:rPr>
        <w:t xml:space="preserve"> </w:t>
      </w:r>
      <w:proofErr w:type="spellStart"/>
      <w:r w:rsidRPr="00583E16">
        <w:rPr>
          <w:rFonts w:ascii="Courier New" w:eastAsia="Times New Roman" w:hAnsi="Courier New" w:cs="Courier New"/>
          <w:color w:val="FFFFFF"/>
          <w:sz w:val="20"/>
          <w:szCs w:val="20"/>
          <w:lang w:val="es-MX" w:eastAsia="es-MX"/>
        </w:rPr>
        <w:t>messages</w:t>
      </w:r>
      <w:proofErr w:type="spellEnd"/>
      <w:r w:rsidRPr="00583E16">
        <w:rPr>
          <w:rFonts w:ascii="Courier New" w:eastAsia="Times New Roman" w:hAnsi="Courier New" w:cs="Courier New"/>
          <w:color w:val="FFFFFF"/>
          <w:sz w:val="20"/>
          <w:szCs w:val="20"/>
          <w:lang w:val="es-MX" w:eastAsia="es-MX"/>
        </w:rPr>
        <w:t xml:space="preserve"> = [</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s-MX" w:eastAsia="es-MX"/>
        </w:rPr>
        <w:t>"David"</w:t>
      </w: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s-MX" w:eastAsia="es-MX"/>
        </w:rPr>
        <w:t>"Diana"</w:t>
      </w: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s-MX" w:eastAsia="es-MX"/>
        </w:rPr>
        <w:t xml:space="preserve">"Ana </w:t>
      </w:r>
      <w:proofErr w:type="spellStart"/>
      <w:r w:rsidRPr="00583E16">
        <w:rPr>
          <w:rFonts w:ascii="Courier New" w:eastAsia="Times New Roman" w:hAnsi="Courier New" w:cs="Courier New"/>
          <w:color w:val="A6E22E"/>
          <w:sz w:val="20"/>
          <w:szCs w:val="20"/>
          <w:lang w:val="es-MX" w:eastAsia="es-MX"/>
        </w:rPr>
        <w:t>Maria</w:t>
      </w:r>
      <w:proofErr w:type="spellEnd"/>
      <w:r w:rsidRPr="00583E16">
        <w:rPr>
          <w:rFonts w:ascii="Courier New" w:eastAsia="Times New Roman" w:hAnsi="Courier New" w:cs="Courier New"/>
          <w:color w:val="A6E22E"/>
          <w:sz w:val="20"/>
          <w:szCs w:val="20"/>
          <w:lang w:val="es-MX" w:eastAsia="es-MX"/>
        </w:rPr>
        <w:t>"</w:t>
      </w: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s-MX" w:eastAsia="es-MX"/>
        </w:rPr>
        <w:t>"Isabela"</w:t>
      </w: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s-MX" w:eastAsia="es-MX"/>
        </w:rPr>
        <w:t>"Antonio"</w:t>
      </w: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s-MX" w:eastAsia="es-MX"/>
        </w:rPr>
        <w:t>"Norma"</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75715E"/>
          <w:sz w:val="20"/>
          <w:szCs w:val="20"/>
          <w:lang w:val="es-MX" w:eastAsia="es-MX"/>
        </w:rPr>
        <w:t>//Crear función para enviar aleatoriamente  los nombres del arreglo</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583E16">
        <w:rPr>
          <w:rFonts w:ascii="Courier New" w:eastAsia="Times New Roman" w:hAnsi="Courier New" w:cs="Courier New"/>
          <w:b/>
          <w:bCs/>
          <w:color w:val="F92672"/>
          <w:sz w:val="20"/>
          <w:szCs w:val="20"/>
          <w:lang w:val="en-US" w:eastAsia="es-MX"/>
        </w:rPr>
        <w:t>const</w:t>
      </w:r>
      <w:proofErr w:type="spellEnd"/>
      <w:proofErr w:type="gramEnd"/>
      <w:r w:rsidRPr="00583E16">
        <w:rPr>
          <w:rFonts w:ascii="Courier New" w:eastAsia="Times New Roman" w:hAnsi="Courier New" w:cs="Courier New"/>
          <w:color w:val="FFFFFF"/>
          <w:sz w:val="20"/>
          <w:szCs w:val="20"/>
          <w:lang w:val="en-US" w:eastAsia="es-MX"/>
        </w:rPr>
        <w:t xml:space="preserve"> </w:t>
      </w:r>
      <w:proofErr w:type="spellStart"/>
      <w:r w:rsidRPr="00583E16">
        <w:rPr>
          <w:rFonts w:ascii="Courier New" w:eastAsia="Times New Roman" w:hAnsi="Courier New" w:cs="Courier New"/>
          <w:color w:val="FFFFFF"/>
          <w:sz w:val="20"/>
          <w:szCs w:val="20"/>
          <w:lang w:val="en-US" w:eastAsia="es-MX"/>
        </w:rPr>
        <w:t>randomMsg</w:t>
      </w:r>
      <w:proofErr w:type="spellEnd"/>
      <w:r w:rsidRPr="00583E16">
        <w:rPr>
          <w:rFonts w:ascii="Courier New" w:eastAsia="Times New Roman" w:hAnsi="Courier New" w:cs="Courier New"/>
          <w:color w:val="FFFFFF"/>
          <w:sz w:val="20"/>
          <w:szCs w:val="20"/>
          <w:lang w:val="en-US" w:eastAsia="es-MX"/>
        </w:rPr>
        <w:t xml:space="preserve"> = () =&gt; {</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83E16">
        <w:rPr>
          <w:rFonts w:ascii="Courier New" w:eastAsia="Times New Roman" w:hAnsi="Courier New" w:cs="Courier New"/>
          <w:color w:val="FFFFFF"/>
          <w:sz w:val="20"/>
          <w:szCs w:val="20"/>
          <w:lang w:val="en-US" w:eastAsia="es-MX"/>
        </w:rPr>
        <w:t xml:space="preserve">    </w:t>
      </w:r>
      <w:proofErr w:type="spellStart"/>
      <w:proofErr w:type="gramStart"/>
      <w:r w:rsidRPr="00583E16">
        <w:rPr>
          <w:rFonts w:ascii="Courier New" w:eastAsia="Times New Roman" w:hAnsi="Courier New" w:cs="Courier New"/>
          <w:b/>
          <w:bCs/>
          <w:color w:val="F92672"/>
          <w:sz w:val="20"/>
          <w:szCs w:val="20"/>
          <w:lang w:val="en-US" w:eastAsia="es-MX"/>
        </w:rPr>
        <w:t>const</w:t>
      </w:r>
      <w:proofErr w:type="spellEnd"/>
      <w:proofErr w:type="gramEnd"/>
      <w:r w:rsidRPr="00583E16">
        <w:rPr>
          <w:rFonts w:ascii="Courier New" w:eastAsia="Times New Roman" w:hAnsi="Courier New" w:cs="Courier New"/>
          <w:color w:val="FFFFFF"/>
          <w:sz w:val="20"/>
          <w:szCs w:val="20"/>
          <w:lang w:val="en-US" w:eastAsia="es-MX"/>
        </w:rPr>
        <w:t xml:space="preserve"> message = messages[</w:t>
      </w:r>
      <w:proofErr w:type="spellStart"/>
      <w:r w:rsidRPr="00583E16">
        <w:rPr>
          <w:rFonts w:ascii="Courier New" w:eastAsia="Times New Roman" w:hAnsi="Courier New" w:cs="Courier New"/>
          <w:color w:val="A6E22E"/>
          <w:sz w:val="20"/>
          <w:szCs w:val="20"/>
          <w:lang w:val="en-US" w:eastAsia="es-MX"/>
        </w:rPr>
        <w:t>Math</w:t>
      </w:r>
      <w:r w:rsidRPr="00583E16">
        <w:rPr>
          <w:rFonts w:ascii="Courier New" w:eastAsia="Times New Roman" w:hAnsi="Courier New" w:cs="Courier New"/>
          <w:color w:val="FFFFFF"/>
          <w:sz w:val="20"/>
          <w:szCs w:val="20"/>
          <w:lang w:val="en-US" w:eastAsia="es-MX"/>
        </w:rPr>
        <w:t>.floor</w:t>
      </w:r>
      <w:proofErr w:type="spellEnd"/>
      <w:r w:rsidRPr="00583E16">
        <w:rPr>
          <w:rFonts w:ascii="Courier New" w:eastAsia="Times New Roman" w:hAnsi="Courier New" w:cs="Courier New"/>
          <w:color w:val="FFFFFF"/>
          <w:sz w:val="20"/>
          <w:szCs w:val="20"/>
          <w:lang w:val="en-US" w:eastAsia="es-MX"/>
        </w:rPr>
        <w:t>(</w:t>
      </w:r>
      <w:proofErr w:type="spellStart"/>
      <w:r w:rsidRPr="00583E16">
        <w:rPr>
          <w:rFonts w:ascii="Courier New" w:eastAsia="Times New Roman" w:hAnsi="Courier New" w:cs="Courier New"/>
          <w:color w:val="A6E22E"/>
          <w:sz w:val="20"/>
          <w:szCs w:val="20"/>
          <w:lang w:val="en-US" w:eastAsia="es-MX"/>
        </w:rPr>
        <w:t>Math</w:t>
      </w:r>
      <w:r w:rsidRPr="00583E16">
        <w:rPr>
          <w:rFonts w:ascii="Courier New" w:eastAsia="Times New Roman" w:hAnsi="Courier New" w:cs="Courier New"/>
          <w:color w:val="FFFFFF"/>
          <w:sz w:val="20"/>
          <w:szCs w:val="20"/>
          <w:lang w:val="en-US" w:eastAsia="es-MX"/>
        </w:rPr>
        <w:t>.random</w:t>
      </w:r>
      <w:proofErr w:type="spellEnd"/>
      <w:r w:rsidRPr="00583E16">
        <w:rPr>
          <w:rFonts w:ascii="Courier New" w:eastAsia="Times New Roman" w:hAnsi="Courier New" w:cs="Courier New"/>
          <w:color w:val="FFFFFF"/>
          <w:sz w:val="20"/>
          <w:szCs w:val="20"/>
          <w:lang w:val="en-US" w:eastAsia="es-MX"/>
        </w:rPr>
        <w:t>()*</w:t>
      </w:r>
      <w:proofErr w:type="spellStart"/>
      <w:r w:rsidRPr="00583E16">
        <w:rPr>
          <w:rFonts w:ascii="Courier New" w:eastAsia="Times New Roman" w:hAnsi="Courier New" w:cs="Courier New"/>
          <w:color w:val="FFFFFF"/>
          <w:sz w:val="20"/>
          <w:szCs w:val="20"/>
          <w:lang w:val="en-US" w:eastAsia="es-MX"/>
        </w:rPr>
        <w:t>messages.length</w:t>
      </w:r>
      <w:proofErr w:type="spellEnd"/>
      <w:r w:rsidRPr="00583E16">
        <w:rPr>
          <w:rFonts w:ascii="Courier New" w:eastAsia="Times New Roman" w:hAnsi="Courier New" w:cs="Courier New"/>
          <w:color w:val="FFFFFF"/>
          <w:sz w:val="20"/>
          <w:szCs w:val="20"/>
          <w:lang w:val="en-US"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n-US" w:eastAsia="es-MX"/>
        </w:rPr>
        <w:t xml:space="preserve">    </w:t>
      </w:r>
      <w:proofErr w:type="gramStart"/>
      <w:r w:rsidRPr="00583E16">
        <w:rPr>
          <w:rFonts w:ascii="Courier New" w:eastAsia="Times New Roman" w:hAnsi="Courier New" w:cs="Courier New"/>
          <w:color w:val="A6E22E"/>
          <w:sz w:val="20"/>
          <w:szCs w:val="20"/>
          <w:lang w:val="es-MX" w:eastAsia="es-MX"/>
        </w:rPr>
        <w:t>console</w:t>
      </w:r>
      <w:r w:rsidRPr="00583E16">
        <w:rPr>
          <w:rFonts w:ascii="Courier New" w:eastAsia="Times New Roman" w:hAnsi="Courier New" w:cs="Courier New"/>
          <w:color w:val="FFFFFF"/>
          <w:sz w:val="20"/>
          <w:szCs w:val="20"/>
          <w:lang w:val="es-MX" w:eastAsia="es-MX"/>
        </w:rPr>
        <w:t>.log(</w:t>
      </w:r>
      <w:proofErr w:type="spellStart"/>
      <w:proofErr w:type="gramEnd"/>
      <w:r w:rsidRPr="00583E16">
        <w:rPr>
          <w:rFonts w:ascii="Courier New" w:eastAsia="Times New Roman" w:hAnsi="Courier New" w:cs="Courier New"/>
          <w:color w:val="FFFFFF"/>
          <w:sz w:val="20"/>
          <w:szCs w:val="20"/>
          <w:lang w:val="es-MX" w:eastAsia="es-MX"/>
        </w:rPr>
        <w:t>message</w:t>
      </w:r>
      <w:proofErr w:type="spellEnd"/>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75715E"/>
          <w:sz w:val="20"/>
          <w:szCs w:val="20"/>
          <w:lang w:val="es-MX" w:eastAsia="es-MX"/>
        </w:rPr>
        <w:t>// Exportar como un módulo</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83E16">
        <w:rPr>
          <w:rFonts w:ascii="Courier New" w:eastAsia="Times New Roman" w:hAnsi="Courier New" w:cs="Courier New"/>
          <w:b/>
          <w:bCs/>
          <w:color w:val="F92672"/>
          <w:sz w:val="20"/>
          <w:szCs w:val="20"/>
          <w:lang w:val="es-MX" w:eastAsia="es-MX"/>
        </w:rPr>
        <w:t>module</w:t>
      </w:r>
      <w:r w:rsidRPr="00583E16">
        <w:rPr>
          <w:rFonts w:ascii="Courier New" w:eastAsia="Times New Roman" w:hAnsi="Courier New" w:cs="Courier New"/>
          <w:color w:val="FFFFFF"/>
          <w:sz w:val="20"/>
          <w:szCs w:val="20"/>
          <w:lang w:val="es-MX" w:eastAsia="es-MX"/>
        </w:rPr>
        <w:t>.exports</w:t>
      </w:r>
      <w:proofErr w:type="spellEnd"/>
      <w:r w:rsidRPr="00583E16">
        <w:rPr>
          <w:rFonts w:ascii="Courier New" w:eastAsia="Times New Roman" w:hAnsi="Courier New" w:cs="Courier New"/>
          <w:color w:val="FFFFFF"/>
          <w:sz w:val="20"/>
          <w:szCs w:val="20"/>
          <w:lang w:val="es-MX" w:eastAsia="es-MX"/>
        </w:rPr>
        <w:t xml:space="preserve"> = </w:t>
      </w:r>
      <w:proofErr w:type="gramStart"/>
      <w:r w:rsidRPr="00583E16">
        <w:rPr>
          <w:rFonts w:ascii="Courier New" w:eastAsia="Times New Roman" w:hAnsi="Courier New" w:cs="Courier New"/>
          <w:color w:val="FFFFFF"/>
          <w:sz w:val="20"/>
          <w:szCs w:val="20"/>
          <w:lang w:val="es-MX" w:eastAsia="es-MX"/>
        </w:rPr>
        <w:t xml:space="preserve">{ </w:t>
      </w:r>
      <w:proofErr w:type="spellStart"/>
      <w:r w:rsidRPr="00583E16">
        <w:rPr>
          <w:rFonts w:ascii="Courier New" w:eastAsia="Times New Roman" w:hAnsi="Courier New" w:cs="Courier New"/>
          <w:color w:val="FFFFFF"/>
          <w:sz w:val="20"/>
          <w:szCs w:val="20"/>
          <w:lang w:val="es-MX" w:eastAsia="es-MX"/>
        </w:rPr>
        <w:t>randomMsg</w:t>
      </w:r>
      <w:proofErr w:type="spellEnd"/>
      <w:proofErr w:type="gramEnd"/>
      <w:r w:rsidRPr="00583E16">
        <w:rPr>
          <w:rFonts w:ascii="Courier New" w:eastAsia="Times New Roman" w:hAnsi="Courier New" w:cs="Courier New"/>
          <w:color w:val="FFFFFF"/>
          <w:sz w:val="20"/>
          <w:szCs w:val="20"/>
          <w:lang w:val="es-MX" w:eastAsia="es-MX"/>
        </w:rPr>
        <w:t xml:space="preserve"> }</w:t>
      </w:r>
    </w:p>
    <w:p w:rsidR="00583E16" w:rsidRPr="00583E16" w:rsidRDefault="00583E16" w:rsidP="00583E16">
      <w:pPr>
        <w:shd w:val="clear" w:color="auto" w:fill="FFFFFF"/>
        <w:spacing w:before="0" w:after="0" w:line="240" w:lineRule="auto"/>
        <w:rPr>
          <w:rFonts w:ascii="Arial" w:eastAsia="Times New Roman" w:hAnsi="Arial" w:cs="Arial"/>
          <w:color w:val="4A4A4A"/>
          <w:sz w:val="20"/>
          <w:szCs w:val="20"/>
          <w:lang w:val="es-MX" w:eastAsia="es-MX"/>
        </w:rPr>
      </w:pPr>
      <w:r w:rsidRPr="00583E16">
        <w:rPr>
          <w:rFonts w:ascii="Arial" w:eastAsia="Times New Roman" w:hAnsi="Arial" w:cs="Arial"/>
          <w:color w:val="4A4A4A"/>
          <w:sz w:val="20"/>
          <w:szCs w:val="20"/>
          <w:lang w:val="es-MX" w:eastAsia="es-MX"/>
        </w:rPr>
        <w:t xml:space="preserve">Se debe crear una carpeta </w:t>
      </w:r>
      <w:proofErr w:type="spellStart"/>
      <w:r w:rsidRPr="00583E16">
        <w:rPr>
          <w:rFonts w:ascii="Arial" w:eastAsia="Times New Roman" w:hAnsi="Arial" w:cs="Arial"/>
          <w:color w:val="4A4A4A"/>
          <w:sz w:val="20"/>
          <w:szCs w:val="20"/>
          <w:lang w:val="es-MX" w:eastAsia="es-MX"/>
        </w:rPr>
        <w:t>bin</w:t>
      </w:r>
      <w:proofErr w:type="spellEnd"/>
      <w:r w:rsidRPr="00583E16">
        <w:rPr>
          <w:rFonts w:ascii="Arial" w:eastAsia="Times New Roman" w:hAnsi="Arial" w:cs="Arial"/>
          <w:color w:val="4A4A4A"/>
          <w:sz w:val="20"/>
          <w:szCs w:val="20"/>
          <w:lang w:val="es-MX" w:eastAsia="es-MX"/>
        </w:rPr>
        <w:t xml:space="preserve"> donde se crea </w:t>
      </w:r>
      <w:proofErr w:type="spellStart"/>
      <w:r w:rsidRPr="00583E16">
        <w:rPr>
          <w:rFonts w:ascii="Arial" w:eastAsia="Times New Roman" w:hAnsi="Arial" w:cs="Arial"/>
          <w:color w:val="4A4A4A"/>
          <w:sz w:val="20"/>
          <w:szCs w:val="20"/>
          <w:lang w:val="es-MX" w:eastAsia="es-MX"/>
        </w:rPr>
        <w:t>ele</w:t>
      </w:r>
      <w:proofErr w:type="spellEnd"/>
      <w:r w:rsidRPr="00583E16">
        <w:rPr>
          <w:rFonts w:ascii="Arial" w:eastAsia="Times New Roman" w:hAnsi="Arial" w:cs="Arial"/>
          <w:color w:val="4A4A4A"/>
          <w:sz w:val="20"/>
          <w:szCs w:val="20"/>
          <w:lang w:val="es-MX" w:eastAsia="es-MX"/>
        </w:rPr>
        <w:t xml:space="preserve"> archivo global.js (Configuración que se necesita)</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75715E"/>
          <w:sz w:val="20"/>
          <w:szCs w:val="20"/>
          <w:lang w:val="es-MX" w:eastAsia="es-MX"/>
        </w:rPr>
      </w:pPr>
      <w:r w:rsidRPr="00583E16">
        <w:rPr>
          <w:rFonts w:ascii="Courier New" w:eastAsia="Times New Roman" w:hAnsi="Courier New" w:cs="Courier New"/>
          <w:color w:val="75715E"/>
          <w:sz w:val="20"/>
          <w:szCs w:val="20"/>
          <w:lang w:val="es-MX" w:eastAsia="es-MX"/>
        </w:rPr>
        <w:t>#!/</w:t>
      </w:r>
      <w:proofErr w:type="spellStart"/>
      <w:proofErr w:type="gramStart"/>
      <w:r w:rsidRPr="00583E16">
        <w:rPr>
          <w:rFonts w:ascii="Courier New" w:eastAsia="Times New Roman" w:hAnsi="Courier New" w:cs="Courier New"/>
          <w:color w:val="75715E"/>
          <w:sz w:val="20"/>
          <w:szCs w:val="20"/>
          <w:lang w:val="es-MX" w:eastAsia="es-MX"/>
        </w:rPr>
        <w:t>usr</w:t>
      </w:r>
      <w:proofErr w:type="spellEnd"/>
      <w:r w:rsidRPr="00583E16">
        <w:rPr>
          <w:rFonts w:ascii="Courier New" w:eastAsia="Times New Roman" w:hAnsi="Courier New" w:cs="Courier New"/>
          <w:color w:val="75715E"/>
          <w:sz w:val="20"/>
          <w:szCs w:val="20"/>
          <w:lang w:val="es-MX" w:eastAsia="es-MX"/>
        </w:rPr>
        <w:t>/</w:t>
      </w:r>
      <w:proofErr w:type="spellStart"/>
      <w:r w:rsidRPr="00583E16">
        <w:rPr>
          <w:rFonts w:ascii="Courier New" w:eastAsia="Times New Roman" w:hAnsi="Courier New" w:cs="Courier New"/>
          <w:color w:val="75715E"/>
          <w:sz w:val="20"/>
          <w:szCs w:val="20"/>
          <w:lang w:val="es-MX" w:eastAsia="es-MX"/>
        </w:rPr>
        <w:t>bin</w:t>
      </w:r>
      <w:proofErr w:type="spellEnd"/>
      <w:r w:rsidRPr="00583E16">
        <w:rPr>
          <w:rFonts w:ascii="Courier New" w:eastAsia="Times New Roman" w:hAnsi="Courier New" w:cs="Courier New"/>
          <w:color w:val="75715E"/>
          <w:sz w:val="20"/>
          <w:szCs w:val="20"/>
          <w:lang w:val="es-MX" w:eastAsia="es-MX"/>
        </w:rPr>
        <w:t>/</w:t>
      </w:r>
      <w:proofErr w:type="spellStart"/>
      <w:r w:rsidRPr="00583E16">
        <w:rPr>
          <w:rFonts w:ascii="Courier New" w:eastAsia="Times New Roman" w:hAnsi="Courier New" w:cs="Courier New"/>
          <w:color w:val="75715E"/>
          <w:sz w:val="20"/>
          <w:szCs w:val="20"/>
          <w:lang w:val="es-MX" w:eastAsia="es-MX"/>
        </w:rPr>
        <w:t>env</w:t>
      </w:r>
      <w:proofErr w:type="spellEnd"/>
      <w:proofErr w:type="gramEnd"/>
      <w:r w:rsidRPr="00583E16">
        <w:rPr>
          <w:rFonts w:ascii="Courier New" w:eastAsia="Times New Roman" w:hAnsi="Courier New" w:cs="Courier New"/>
          <w:color w:val="75715E"/>
          <w:sz w:val="20"/>
          <w:szCs w:val="20"/>
          <w:lang w:val="es-MX" w:eastAsia="es-MX"/>
        </w:rPr>
        <w:t xml:space="preserve"> </w:t>
      </w:r>
      <w:proofErr w:type="spellStart"/>
      <w:r w:rsidRPr="00583E16">
        <w:rPr>
          <w:rFonts w:ascii="Courier New" w:eastAsia="Times New Roman" w:hAnsi="Courier New" w:cs="Courier New"/>
          <w:color w:val="75715E"/>
          <w:sz w:val="20"/>
          <w:szCs w:val="20"/>
          <w:lang w:val="es-MX" w:eastAsia="es-MX"/>
        </w:rPr>
        <w:t>node</w:t>
      </w:r>
      <w:proofErr w:type="spellEnd"/>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75715E"/>
          <w:sz w:val="20"/>
          <w:szCs w:val="20"/>
          <w:lang w:val="es-MX" w:eastAsia="es-MX"/>
        </w:rPr>
        <w:t xml:space="preserve">// </w:t>
      </w:r>
      <w:proofErr w:type="gramStart"/>
      <w:r w:rsidRPr="00583E16">
        <w:rPr>
          <w:rFonts w:ascii="Courier New" w:eastAsia="Times New Roman" w:hAnsi="Courier New" w:cs="Courier New"/>
          <w:color w:val="75715E"/>
          <w:sz w:val="20"/>
          <w:szCs w:val="20"/>
          <w:lang w:val="es-MX" w:eastAsia="es-MX"/>
        </w:rPr>
        <w:t>se</w:t>
      </w:r>
      <w:proofErr w:type="gramEnd"/>
      <w:r w:rsidRPr="00583E16">
        <w:rPr>
          <w:rFonts w:ascii="Courier New" w:eastAsia="Times New Roman" w:hAnsi="Courier New" w:cs="Courier New"/>
          <w:color w:val="75715E"/>
          <w:sz w:val="20"/>
          <w:szCs w:val="20"/>
          <w:lang w:val="es-MX" w:eastAsia="es-MX"/>
        </w:rPr>
        <w:t xml:space="preserve"> va ejecutar dentro de </w:t>
      </w:r>
      <w:proofErr w:type="spellStart"/>
      <w:r w:rsidRPr="00583E16">
        <w:rPr>
          <w:rFonts w:ascii="Courier New" w:eastAsia="Times New Roman" w:hAnsi="Courier New" w:cs="Courier New"/>
          <w:color w:val="75715E"/>
          <w:sz w:val="20"/>
          <w:szCs w:val="20"/>
          <w:lang w:val="es-MX" w:eastAsia="es-MX"/>
        </w:rPr>
        <w:t>bash</w:t>
      </w:r>
      <w:proofErr w:type="spellEnd"/>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75715E"/>
          <w:sz w:val="20"/>
          <w:szCs w:val="20"/>
          <w:lang w:val="es-MX" w:eastAsia="es-MX"/>
        </w:rPr>
      </w:pP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75715E"/>
          <w:sz w:val="20"/>
          <w:szCs w:val="20"/>
          <w:lang w:val="es-MX" w:eastAsia="es-MX"/>
        </w:rPr>
        <w:t xml:space="preserve">//Variable que llama la </w:t>
      </w:r>
      <w:proofErr w:type="spellStart"/>
      <w:r w:rsidRPr="00583E16">
        <w:rPr>
          <w:rFonts w:ascii="Courier New" w:eastAsia="Times New Roman" w:hAnsi="Courier New" w:cs="Courier New"/>
          <w:color w:val="75715E"/>
          <w:sz w:val="20"/>
          <w:szCs w:val="20"/>
          <w:lang w:val="es-MX" w:eastAsia="es-MX"/>
        </w:rPr>
        <w:t>funcion</w:t>
      </w:r>
      <w:proofErr w:type="spellEnd"/>
      <w:r w:rsidRPr="00583E16">
        <w:rPr>
          <w:rFonts w:ascii="Courier New" w:eastAsia="Times New Roman" w:hAnsi="Courier New" w:cs="Courier New"/>
          <w:color w:val="75715E"/>
          <w:sz w:val="20"/>
          <w:szCs w:val="20"/>
          <w:lang w:val="es-MX" w:eastAsia="es-MX"/>
        </w:rPr>
        <w:t xml:space="preserve"> que exportamos</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583E16">
        <w:rPr>
          <w:rFonts w:ascii="Courier New" w:eastAsia="Times New Roman" w:hAnsi="Courier New" w:cs="Courier New"/>
          <w:color w:val="FFFFFF"/>
          <w:sz w:val="20"/>
          <w:szCs w:val="20"/>
          <w:lang w:val="en-US" w:eastAsia="es-MX"/>
        </w:rPr>
        <w:t>let</w:t>
      </w:r>
      <w:proofErr w:type="gramEnd"/>
      <w:r w:rsidRPr="00583E16">
        <w:rPr>
          <w:rFonts w:ascii="Courier New" w:eastAsia="Times New Roman" w:hAnsi="Courier New" w:cs="Courier New"/>
          <w:color w:val="FFFFFF"/>
          <w:sz w:val="20"/>
          <w:szCs w:val="20"/>
          <w:lang w:val="en-US" w:eastAsia="es-MX"/>
        </w:rPr>
        <w:t xml:space="preserve"> </w:t>
      </w:r>
      <w:r w:rsidRPr="00583E16">
        <w:rPr>
          <w:rFonts w:ascii="Courier New" w:eastAsia="Times New Roman" w:hAnsi="Courier New" w:cs="Courier New"/>
          <w:color w:val="A6E22E"/>
          <w:sz w:val="20"/>
          <w:szCs w:val="20"/>
          <w:lang w:val="en-US" w:eastAsia="es-MX"/>
        </w:rPr>
        <w:t>random</w:t>
      </w:r>
      <w:r w:rsidRPr="00583E16">
        <w:rPr>
          <w:rFonts w:ascii="Courier New" w:eastAsia="Times New Roman" w:hAnsi="Courier New" w:cs="Courier New"/>
          <w:color w:val="FFFFFF"/>
          <w:sz w:val="20"/>
          <w:szCs w:val="20"/>
          <w:lang w:val="en-US" w:eastAsia="es-MX"/>
        </w:rPr>
        <w:t xml:space="preserve"> = </w:t>
      </w:r>
      <w:r w:rsidRPr="00583E16">
        <w:rPr>
          <w:rFonts w:ascii="Courier New" w:eastAsia="Times New Roman" w:hAnsi="Courier New" w:cs="Courier New"/>
          <w:color w:val="A6E22E"/>
          <w:sz w:val="20"/>
          <w:szCs w:val="20"/>
          <w:lang w:val="en-US" w:eastAsia="es-MX"/>
        </w:rPr>
        <w:t>require</w:t>
      </w:r>
      <w:r w:rsidRPr="00583E16">
        <w:rPr>
          <w:rFonts w:ascii="Courier New" w:eastAsia="Times New Roman" w:hAnsi="Courier New" w:cs="Courier New"/>
          <w:color w:val="FFFFFF"/>
          <w:sz w:val="20"/>
          <w:szCs w:val="20"/>
          <w:lang w:val="en-US" w:eastAsia="es-MX"/>
        </w:rPr>
        <w:t>(</w:t>
      </w:r>
      <w:r w:rsidRPr="00583E16">
        <w:rPr>
          <w:rFonts w:ascii="Courier New" w:eastAsia="Times New Roman" w:hAnsi="Courier New" w:cs="Courier New"/>
          <w:color w:val="A6E22E"/>
          <w:sz w:val="20"/>
          <w:szCs w:val="20"/>
          <w:lang w:val="en-US" w:eastAsia="es-MX"/>
        </w:rPr>
        <w:t>'../</w:t>
      </w:r>
      <w:proofErr w:type="spellStart"/>
      <w:proofErr w:type="gramStart"/>
      <w:r w:rsidRPr="00583E16">
        <w:rPr>
          <w:rFonts w:ascii="Courier New" w:eastAsia="Times New Roman" w:hAnsi="Courier New" w:cs="Courier New"/>
          <w:color w:val="A6E22E"/>
          <w:sz w:val="20"/>
          <w:szCs w:val="20"/>
          <w:lang w:val="en-US" w:eastAsia="es-MX"/>
        </w:rPr>
        <w:t>src</w:t>
      </w:r>
      <w:proofErr w:type="spellEnd"/>
      <w:r w:rsidRPr="00583E16">
        <w:rPr>
          <w:rFonts w:ascii="Courier New" w:eastAsia="Times New Roman" w:hAnsi="Courier New" w:cs="Courier New"/>
          <w:color w:val="A6E22E"/>
          <w:sz w:val="20"/>
          <w:szCs w:val="20"/>
          <w:lang w:val="en-US" w:eastAsia="es-MX"/>
        </w:rPr>
        <w:t>/index.js'</w:t>
      </w:r>
      <w:proofErr w:type="gramEnd"/>
      <w:r w:rsidRPr="00583E16">
        <w:rPr>
          <w:rFonts w:ascii="Courier New" w:eastAsia="Times New Roman" w:hAnsi="Courier New" w:cs="Courier New"/>
          <w:color w:val="FFFFFF"/>
          <w:sz w:val="20"/>
          <w:szCs w:val="20"/>
          <w:lang w:val="en-US"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75715E"/>
          <w:sz w:val="20"/>
          <w:szCs w:val="20"/>
          <w:lang w:val="en-US" w:eastAsia="es-MX"/>
        </w:rPr>
      </w:pP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75715E"/>
          <w:sz w:val="20"/>
          <w:szCs w:val="20"/>
          <w:lang w:val="es-MX" w:eastAsia="es-MX"/>
        </w:rPr>
        <w:t xml:space="preserve">//Ejecuto la </w:t>
      </w:r>
      <w:proofErr w:type="spellStart"/>
      <w:r w:rsidRPr="00583E16">
        <w:rPr>
          <w:rFonts w:ascii="Courier New" w:eastAsia="Times New Roman" w:hAnsi="Courier New" w:cs="Courier New"/>
          <w:color w:val="75715E"/>
          <w:sz w:val="20"/>
          <w:szCs w:val="20"/>
          <w:lang w:val="es-MX" w:eastAsia="es-MX"/>
        </w:rPr>
        <w:t>funcion</w:t>
      </w:r>
      <w:proofErr w:type="spellEnd"/>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83E16">
        <w:rPr>
          <w:rFonts w:ascii="Courier New" w:eastAsia="Times New Roman" w:hAnsi="Courier New" w:cs="Courier New"/>
          <w:color w:val="A6E22E"/>
          <w:sz w:val="20"/>
          <w:szCs w:val="20"/>
          <w:lang w:val="es-MX" w:eastAsia="es-MX"/>
        </w:rPr>
        <w:t>random</w:t>
      </w:r>
      <w:r w:rsidRPr="00583E16">
        <w:rPr>
          <w:rFonts w:ascii="Courier New" w:eastAsia="Times New Roman" w:hAnsi="Courier New" w:cs="Courier New"/>
          <w:color w:val="FFFFFF"/>
          <w:sz w:val="20"/>
          <w:szCs w:val="20"/>
          <w:lang w:val="es-MX" w:eastAsia="es-MX"/>
        </w:rPr>
        <w:t>.randomMsg</w:t>
      </w:r>
      <w:proofErr w:type="spellEnd"/>
      <w:r w:rsidRPr="00583E16">
        <w:rPr>
          <w:rFonts w:ascii="Courier New" w:eastAsia="Times New Roman" w:hAnsi="Courier New" w:cs="Courier New"/>
          <w:color w:val="FFFFFF"/>
          <w:sz w:val="20"/>
          <w:szCs w:val="20"/>
          <w:lang w:val="es-MX" w:eastAsia="es-MX"/>
        </w:rPr>
        <w:t>()</w:t>
      </w:r>
      <w:proofErr w:type="gramEnd"/>
    </w:p>
    <w:p w:rsidR="00583E16" w:rsidRPr="00583E16" w:rsidRDefault="00583E16" w:rsidP="00583E16">
      <w:pPr>
        <w:shd w:val="clear" w:color="auto" w:fill="FFFFFF"/>
        <w:spacing w:before="0" w:after="0" w:line="240" w:lineRule="auto"/>
        <w:rPr>
          <w:rFonts w:ascii="Arial" w:eastAsia="Times New Roman" w:hAnsi="Arial" w:cs="Arial"/>
          <w:color w:val="4A4A4A"/>
          <w:sz w:val="20"/>
          <w:szCs w:val="20"/>
          <w:lang w:val="es-MX" w:eastAsia="es-MX"/>
        </w:rPr>
      </w:pPr>
      <w:r w:rsidRPr="00583E16">
        <w:rPr>
          <w:rFonts w:ascii="Arial" w:eastAsia="Times New Roman" w:hAnsi="Arial" w:cs="Arial"/>
          <w:color w:val="4A4A4A"/>
          <w:sz w:val="20"/>
          <w:szCs w:val="20"/>
          <w:lang w:val="es-MX" w:eastAsia="es-MX"/>
        </w:rPr>
        <w:t xml:space="preserve">Modifico el </w:t>
      </w:r>
      <w:proofErr w:type="spellStart"/>
      <w:r w:rsidRPr="00583E16">
        <w:rPr>
          <w:rFonts w:ascii="Arial" w:eastAsia="Times New Roman" w:hAnsi="Arial" w:cs="Arial"/>
          <w:color w:val="4A4A4A"/>
          <w:sz w:val="20"/>
          <w:szCs w:val="20"/>
          <w:lang w:val="es-MX" w:eastAsia="es-MX"/>
        </w:rPr>
        <w:t>package.json</w:t>
      </w:r>
      <w:proofErr w:type="spellEnd"/>
      <w:r w:rsidRPr="00583E16">
        <w:rPr>
          <w:rFonts w:ascii="Arial" w:eastAsia="Times New Roman" w:hAnsi="Arial" w:cs="Arial"/>
          <w:color w:val="4A4A4A"/>
          <w:sz w:val="20"/>
          <w:szCs w:val="20"/>
          <w:lang w:val="es-MX" w:eastAsia="es-MX"/>
        </w:rPr>
        <w:t xml:space="preserve"> y coloco la configuración de </w:t>
      </w:r>
      <w:proofErr w:type="spellStart"/>
      <w:r w:rsidRPr="00583E16">
        <w:rPr>
          <w:rFonts w:ascii="Arial" w:eastAsia="Times New Roman" w:hAnsi="Arial" w:cs="Arial"/>
          <w:color w:val="4A4A4A"/>
          <w:sz w:val="20"/>
          <w:szCs w:val="20"/>
          <w:lang w:val="es-MX" w:eastAsia="es-MX"/>
        </w:rPr>
        <w:t>bin</w:t>
      </w:r>
      <w:proofErr w:type="spellEnd"/>
      <w:r w:rsidRPr="00583E16">
        <w:rPr>
          <w:rFonts w:ascii="Arial" w:eastAsia="Times New Roman" w:hAnsi="Arial" w:cs="Arial"/>
          <w:color w:val="4A4A4A"/>
          <w:sz w:val="20"/>
          <w:szCs w:val="20"/>
          <w:lang w:val="es-MX" w:eastAsia="es-MX"/>
        </w:rPr>
        <w:t xml:space="preserve"> que necesito</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n-US" w:eastAsia="es-MX"/>
        </w:rPr>
        <w:t>"</w:t>
      </w:r>
      <w:proofErr w:type="gramStart"/>
      <w:r w:rsidRPr="00583E16">
        <w:rPr>
          <w:rFonts w:ascii="Courier New" w:eastAsia="Times New Roman" w:hAnsi="Courier New" w:cs="Courier New"/>
          <w:color w:val="A6E22E"/>
          <w:sz w:val="20"/>
          <w:szCs w:val="20"/>
          <w:lang w:val="en-US" w:eastAsia="es-MX"/>
        </w:rPr>
        <w:t>bin</w:t>
      </w:r>
      <w:proofErr w:type="gramEnd"/>
      <w:r w:rsidRPr="00583E16">
        <w:rPr>
          <w:rFonts w:ascii="Courier New" w:eastAsia="Times New Roman" w:hAnsi="Courier New" w:cs="Courier New"/>
          <w:color w:val="A6E22E"/>
          <w:sz w:val="20"/>
          <w:szCs w:val="20"/>
          <w:lang w:val="en-US" w:eastAsia="es-MX"/>
        </w:rPr>
        <w:t>"</w:t>
      </w:r>
      <w:r w:rsidRPr="00583E16">
        <w:rPr>
          <w:rFonts w:ascii="Courier New" w:eastAsia="Times New Roman" w:hAnsi="Courier New" w:cs="Courier New"/>
          <w:color w:val="FFFFFF"/>
          <w:sz w:val="20"/>
          <w:szCs w:val="20"/>
          <w:lang w:val="en-US" w:eastAsia="es-MX"/>
        </w:rPr>
        <w:t>: {</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83E16">
        <w:rPr>
          <w:rFonts w:ascii="Courier New" w:eastAsia="Times New Roman" w:hAnsi="Courier New" w:cs="Courier New"/>
          <w:color w:val="FFFFFF"/>
          <w:sz w:val="20"/>
          <w:szCs w:val="20"/>
          <w:lang w:val="en-US" w:eastAsia="es-MX"/>
        </w:rPr>
        <w:t xml:space="preserve">    </w:t>
      </w:r>
      <w:r w:rsidRPr="00583E16">
        <w:rPr>
          <w:rFonts w:ascii="Courier New" w:eastAsia="Times New Roman" w:hAnsi="Courier New" w:cs="Courier New"/>
          <w:color w:val="A6E22E"/>
          <w:sz w:val="20"/>
          <w:szCs w:val="20"/>
          <w:lang w:val="en-US" w:eastAsia="es-MX"/>
        </w:rPr>
        <w:t>"</w:t>
      </w:r>
      <w:proofErr w:type="gramStart"/>
      <w:r w:rsidRPr="00583E16">
        <w:rPr>
          <w:rFonts w:ascii="Courier New" w:eastAsia="Times New Roman" w:hAnsi="Courier New" w:cs="Courier New"/>
          <w:color w:val="A6E22E"/>
          <w:sz w:val="20"/>
          <w:szCs w:val="20"/>
          <w:lang w:val="en-US" w:eastAsia="es-MX"/>
        </w:rPr>
        <w:t>random-</w:t>
      </w:r>
      <w:proofErr w:type="spellStart"/>
      <w:r w:rsidRPr="00583E16">
        <w:rPr>
          <w:rFonts w:ascii="Courier New" w:eastAsia="Times New Roman" w:hAnsi="Courier New" w:cs="Courier New"/>
          <w:color w:val="A6E22E"/>
          <w:sz w:val="20"/>
          <w:szCs w:val="20"/>
          <w:lang w:val="en-US" w:eastAsia="es-MX"/>
        </w:rPr>
        <w:t>msg</w:t>
      </w:r>
      <w:proofErr w:type="spellEnd"/>
      <w:proofErr w:type="gramEnd"/>
      <w:r w:rsidRPr="00583E16">
        <w:rPr>
          <w:rFonts w:ascii="Courier New" w:eastAsia="Times New Roman" w:hAnsi="Courier New" w:cs="Courier New"/>
          <w:color w:val="A6E22E"/>
          <w:sz w:val="20"/>
          <w:szCs w:val="20"/>
          <w:lang w:val="en-US" w:eastAsia="es-MX"/>
        </w:rPr>
        <w:t>"</w:t>
      </w:r>
      <w:r w:rsidRPr="00583E16">
        <w:rPr>
          <w:rFonts w:ascii="Courier New" w:eastAsia="Times New Roman" w:hAnsi="Courier New" w:cs="Courier New"/>
          <w:color w:val="FFFFFF"/>
          <w:sz w:val="20"/>
          <w:szCs w:val="20"/>
          <w:lang w:val="en-US" w:eastAsia="es-MX"/>
        </w:rPr>
        <w:t xml:space="preserve">: </w:t>
      </w:r>
      <w:r w:rsidRPr="00583E16">
        <w:rPr>
          <w:rFonts w:ascii="Courier New" w:eastAsia="Times New Roman" w:hAnsi="Courier New" w:cs="Courier New"/>
          <w:color w:val="A6E22E"/>
          <w:sz w:val="20"/>
          <w:szCs w:val="20"/>
          <w:lang w:val="en-US" w:eastAsia="es-MX"/>
        </w:rPr>
        <w:t>"./bin/global.js"</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n-US" w:eastAsia="es-MX"/>
        </w:rPr>
        <w:t xml:space="preserve">  </w:t>
      </w:r>
      <w:r w:rsidRPr="00583E16">
        <w:rPr>
          <w:rFonts w:ascii="Courier New" w:eastAsia="Times New Roman" w:hAnsi="Courier New" w:cs="Courier New"/>
          <w:color w:val="FFFFFF"/>
          <w:sz w:val="20"/>
          <w:szCs w:val="20"/>
          <w:lang w:val="es-MX" w:eastAsia="es-MX"/>
        </w:rPr>
        <w:t>},</w:t>
      </w:r>
    </w:p>
    <w:p w:rsidR="00583E16" w:rsidRPr="00583E16" w:rsidRDefault="00583E16" w:rsidP="00583E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color w:val="A6E22E"/>
          <w:sz w:val="20"/>
          <w:szCs w:val="20"/>
          <w:lang w:val="es-MX" w:eastAsia="es-MX"/>
        </w:rPr>
        <w:t>"</w:t>
      </w:r>
      <w:proofErr w:type="spellStart"/>
      <w:r w:rsidRPr="00583E16">
        <w:rPr>
          <w:rFonts w:ascii="Courier New" w:eastAsia="Times New Roman" w:hAnsi="Courier New" w:cs="Courier New"/>
          <w:color w:val="A6E22E"/>
          <w:sz w:val="20"/>
          <w:szCs w:val="20"/>
          <w:lang w:val="es-MX" w:eastAsia="es-MX"/>
        </w:rPr>
        <w:t>preferGlobal</w:t>
      </w:r>
      <w:proofErr w:type="spellEnd"/>
      <w:r w:rsidRPr="00583E16">
        <w:rPr>
          <w:rFonts w:ascii="Courier New" w:eastAsia="Times New Roman" w:hAnsi="Courier New" w:cs="Courier New"/>
          <w:color w:val="A6E22E"/>
          <w:sz w:val="20"/>
          <w:szCs w:val="20"/>
          <w:lang w:val="es-MX" w:eastAsia="es-MX"/>
        </w:rPr>
        <w:t>"</w:t>
      </w:r>
      <w:r w:rsidRPr="00583E16">
        <w:rPr>
          <w:rFonts w:ascii="Courier New" w:eastAsia="Times New Roman" w:hAnsi="Courier New" w:cs="Courier New"/>
          <w:color w:val="FFFFFF"/>
          <w:sz w:val="20"/>
          <w:szCs w:val="20"/>
          <w:lang w:val="es-MX" w:eastAsia="es-MX"/>
        </w:rPr>
        <w:t xml:space="preserve">: </w:t>
      </w:r>
      <w:r w:rsidRPr="00583E16">
        <w:rPr>
          <w:rFonts w:ascii="Courier New" w:eastAsia="Times New Roman" w:hAnsi="Courier New" w:cs="Courier New"/>
          <w:b/>
          <w:bCs/>
          <w:color w:val="F92672"/>
          <w:sz w:val="20"/>
          <w:szCs w:val="20"/>
          <w:lang w:val="es-MX" w:eastAsia="es-MX"/>
        </w:rPr>
        <w:t>true</w:t>
      </w:r>
    </w:p>
    <w:p w:rsidR="00583E16" w:rsidRPr="004A0915" w:rsidRDefault="00583E16" w:rsidP="00BB334A">
      <w:pPr>
        <w:shd w:val="clear" w:color="auto" w:fill="FFFFFF"/>
        <w:spacing w:before="0" w:after="0" w:line="240" w:lineRule="auto"/>
        <w:rPr>
          <w:rFonts w:ascii="Arial" w:eastAsia="Times New Roman" w:hAnsi="Arial" w:cs="Arial"/>
          <w:color w:val="000000"/>
          <w:sz w:val="20"/>
          <w:szCs w:val="20"/>
          <w:lang w:val="es-MX" w:eastAsia="es-MX"/>
        </w:rPr>
      </w:pPr>
    </w:p>
    <w:sectPr w:rsidR="00583E16" w:rsidRPr="004A0915" w:rsidSect="004E1AED">
      <w:footerReference w:type="default" r:id="rId2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617" w:rsidRDefault="00776617">
      <w:pPr>
        <w:spacing w:after="0" w:line="240" w:lineRule="auto"/>
      </w:pPr>
      <w:r>
        <w:separator/>
      </w:r>
    </w:p>
  </w:endnote>
  <w:endnote w:type="continuationSeparator" w:id="0">
    <w:p w:rsidR="00776617" w:rsidRDefault="00776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583E16">
          <w:rPr>
            <w:noProof/>
            <w:lang w:bidi="es-ES"/>
          </w:rPr>
          <w:t>8</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617" w:rsidRDefault="00776617">
      <w:pPr>
        <w:spacing w:after="0" w:line="240" w:lineRule="auto"/>
      </w:pPr>
      <w:r>
        <w:separator/>
      </w:r>
    </w:p>
  </w:footnote>
  <w:footnote w:type="continuationSeparator" w:id="0">
    <w:p w:rsidR="00776617" w:rsidRDefault="007766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A006647"/>
    <w:multiLevelType w:val="multilevel"/>
    <w:tmpl w:val="F722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572D56"/>
    <w:multiLevelType w:val="multilevel"/>
    <w:tmpl w:val="CB1EE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251385"/>
    <w:multiLevelType w:val="multilevel"/>
    <w:tmpl w:val="2462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9207E7"/>
    <w:multiLevelType w:val="multilevel"/>
    <w:tmpl w:val="A742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6A7B99"/>
    <w:multiLevelType w:val="multilevel"/>
    <w:tmpl w:val="FE1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C0795D"/>
    <w:multiLevelType w:val="multilevel"/>
    <w:tmpl w:val="84C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529418B"/>
    <w:multiLevelType w:val="multilevel"/>
    <w:tmpl w:val="4780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1D431A"/>
    <w:multiLevelType w:val="multilevel"/>
    <w:tmpl w:val="E3B2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0A5C66"/>
    <w:multiLevelType w:val="multilevel"/>
    <w:tmpl w:val="DE0A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430D43"/>
    <w:multiLevelType w:val="multilevel"/>
    <w:tmpl w:val="0DEC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9200A0"/>
    <w:multiLevelType w:val="multilevel"/>
    <w:tmpl w:val="37FA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865F1C"/>
    <w:multiLevelType w:val="multilevel"/>
    <w:tmpl w:val="ED3A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9B97231"/>
    <w:multiLevelType w:val="multilevel"/>
    <w:tmpl w:val="0DE2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6"/>
  </w:num>
  <w:num w:numId="3">
    <w:abstractNumId w:val="23"/>
  </w:num>
  <w:num w:numId="4">
    <w:abstractNumId w:val="17"/>
  </w:num>
  <w:num w:numId="5">
    <w:abstractNumId w:val="27"/>
  </w:num>
  <w:num w:numId="6">
    <w:abstractNumId w:val="29"/>
  </w:num>
  <w:num w:numId="7">
    <w:abstractNumId w:val="26"/>
  </w:num>
  <w:num w:numId="8">
    <w:abstractNumId w:val="3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20"/>
  </w:num>
  <w:num w:numId="21">
    <w:abstractNumId w:val="28"/>
  </w:num>
  <w:num w:numId="22">
    <w:abstractNumId w:val="15"/>
  </w:num>
  <w:num w:numId="23">
    <w:abstractNumId w:val="19"/>
  </w:num>
  <w:num w:numId="24">
    <w:abstractNumId w:val="18"/>
  </w:num>
  <w:num w:numId="25">
    <w:abstractNumId w:val="14"/>
  </w:num>
  <w:num w:numId="26">
    <w:abstractNumId w:val="21"/>
  </w:num>
  <w:num w:numId="27">
    <w:abstractNumId w:val="25"/>
  </w:num>
  <w:num w:numId="28">
    <w:abstractNumId w:val="10"/>
  </w:num>
  <w:num w:numId="29">
    <w:abstractNumId w:val="12"/>
  </w:num>
  <w:num w:numId="30">
    <w:abstractNumId w:val="22"/>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FDD"/>
    <w:rsid w:val="00076D9D"/>
    <w:rsid w:val="000977EB"/>
    <w:rsid w:val="00117503"/>
    <w:rsid w:val="00174008"/>
    <w:rsid w:val="00194DF6"/>
    <w:rsid w:val="0020127B"/>
    <w:rsid w:val="002C4527"/>
    <w:rsid w:val="0033406D"/>
    <w:rsid w:val="00482217"/>
    <w:rsid w:val="004A0915"/>
    <w:rsid w:val="004A21B3"/>
    <w:rsid w:val="004E1AED"/>
    <w:rsid w:val="00583E16"/>
    <w:rsid w:val="005C12A5"/>
    <w:rsid w:val="00776617"/>
    <w:rsid w:val="00792D21"/>
    <w:rsid w:val="009C6E09"/>
    <w:rsid w:val="00A1310C"/>
    <w:rsid w:val="00BB334A"/>
    <w:rsid w:val="00D4696D"/>
    <w:rsid w:val="00D47A97"/>
    <w:rsid w:val="00D96B1E"/>
    <w:rsid w:val="00DA4F8D"/>
    <w:rsid w:val="00E34D3B"/>
    <w:rsid w:val="00F02F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94DB76-B01B-4763-ACE4-AA97955DE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character" w:styleId="Hipervnculo">
    <w:name w:val="Hyperlink"/>
    <w:basedOn w:val="Fuentedeprrafopredeter"/>
    <w:uiPriority w:val="99"/>
    <w:unhideWhenUsed/>
    <w:rsid w:val="00F02FDD"/>
    <w:rPr>
      <w:color w:val="005DBA" w:themeColor="hyperlink"/>
      <w:u w:val="single"/>
    </w:rPr>
  </w:style>
  <w:style w:type="paragraph" w:styleId="NormalWeb">
    <w:name w:val="Normal (Web)"/>
    <w:basedOn w:val="Normal"/>
    <w:uiPriority w:val="99"/>
    <w:semiHidden/>
    <w:unhideWhenUsed/>
    <w:rsid w:val="00F02FD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02FDD"/>
    <w:rPr>
      <w:b/>
      <w:bCs/>
    </w:rPr>
  </w:style>
  <w:style w:type="character" w:customStyle="1" w:styleId="hljs-keyword">
    <w:name w:val="hljs-keyword"/>
    <w:basedOn w:val="Fuentedeprrafopredeter"/>
    <w:rsid w:val="00F02FDD"/>
  </w:style>
  <w:style w:type="character" w:customStyle="1" w:styleId="hljs-title">
    <w:name w:val="hljs-title"/>
    <w:basedOn w:val="Fuentedeprrafopredeter"/>
    <w:rsid w:val="00F02FDD"/>
  </w:style>
  <w:style w:type="character" w:customStyle="1" w:styleId="hljs-builtin">
    <w:name w:val="hljs-built_in"/>
    <w:basedOn w:val="Fuentedeprrafopredeter"/>
    <w:rsid w:val="00F02FDD"/>
  </w:style>
  <w:style w:type="character" w:customStyle="1" w:styleId="star-number">
    <w:name w:val="star-number"/>
    <w:basedOn w:val="Fuentedeprrafopredeter"/>
    <w:rsid w:val="00F02FDD"/>
  </w:style>
  <w:style w:type="character" w:styleId="nfasis">
    <w:name w:val="Emphasis"/>
    <w:basedOn w:val="Fuentedeprrafopredeter"/>
    <w:uiPriority w:val="20"/>
    <w:qFormat/>
    <w:rsid w:val="00792D21"/>
    <w:rPr>
      <w:i/>
      <w:iCs/>
    </w:rPr>
  </w:style>
  <w:style w:type="character" w:customStyle="1" w:styleId="hljs-attr">
    <w:name w:val="hljs-attr"/>
    <w:basedOn w:val="Fuentedeprrafopredeter"/>
    <w:rsid w:val="004A0915"/>
  </w:style>
  <w:style w:type="character" w:customStyle="1" w:styleId="hljs-string">
    <w:name w:val="hljs-string"/>
    <w:basedOn w:val="Fuentedeprrafopredeter"/>
    <w:rsid w:val="004A0915"/>
  </w:style>
  <w:style w:type="character" w:customStyle="1" w:styleId="hljs-comment">
    <w:name w:val="hljs-comment"/>
    <w:basedOn w:val="Fuentedeprrafopredeter"/>
    <w:rsid w:val="0033406D"/>
  </w:style>
  <w:style w:type="character" w:customStyle="1" w:styleId="hljs-number">
    <w:name w:val="hljs-number"/>
    <w:basedOn w:val="Fuentedeprrafopredeter"/>
    <w:rsid w:val="00BB334A"/>
  </w:style>
  <w:style w:type="character" w:customStyle="1" w:styleId="hljs-literal">
    <w:name w:val="hljs-literal"/>
    <w:basedOn w:val="Fuentedeprrafopredeter"/>
    <w:rsid w:val="00583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17547">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72095723">
      <w:bodyDiv w:val="1"/>
      <w:marLeft w:val="0"/>
      <w:marRight w:val="0"/>
      <w:marTop w:val="0"/>
      <w:marBottom w:val="0"/>
      <w:divBdr>
        <w:top w:val="none" w:sz="0" w:space="0" w:color="auto"/>
        <w:left w:val="none" w:sz="0" w:space="0" w:color="auto"/>
        <w:bottom w:val="none" w:sz="0" w:space="0" w:color="auto"/>
        <w:right w:val="none" w:sz="0" w:space="0" w:color="auto"/>
      </w:divBdr>
    </w:div>
    <w:div w:id="187646458">
      <w:bodyDiv w:val="1"/>
      <w:marLeft w:val="0"/>
      <w:marRight w:val="0"/>
      <w:marTop w:val="0"/>
      <w:marBottom w:val="0"/>
      <w:divBdr>
        <w:top w:val="none" w:sz="0" w:space="0" w:color="auto"/>
        <w:left w:val="none" w:sz="0" w:space="0" w:color="auto"/>
        <w:bottom w:val="none" w:sz="0" w:space="0" w:color="auto"/>
        <w:right w:val="none" w:sz="0" w:space="0" w:color="auto"/>
      </w:divBdr>
    </w:div>
    <w:div w:id="213930039">
      <w:bodyDiv w:val="1"/>
      <w:marLeft w:val="0"/>
      <w:marRight w:val="0"/>
      <w:marTop w:val="0"/>
      <w:marBottom w:val="0"/>
      <w:divBdr>
        <w:top w:val="none" w:sz="0" w:space="0" w:color="auto"/>
        <w:left w:val="none" w:sz="0" w:space="0" w:color="auto"/>
        <w:bottom w:val="none" w:sz="0" w:space="0" w:color="auto"/>
        <w:right w:val="none" w:sz="0" w:space="0" w:color="auto"/>
      </w:divBdr>
    </w:div>
    <w:div w:id="215744710">
      <w:bodyDiv w:val="1"/>
      <w:marLeft w:val="0"/>
      <w:marRight w:val="0"/>
      <w:marTop w:val="0"/>
      <w:marBottom w:val="0"/>
      <w:divBdr>
        <w:top w:val="none" w:sz="0" w:space="0" w:color="auto"/>
        <w:left w:val="none" w:sz="0" w:space="0" w:color="auto"/>
        <w:bottom w:val="none" w:sz="0" w:space="0" w:color="auto"/>
        <w:right w:val="none" w:sz="0" w:space="0" w:color="auto"/>
      </w:divBdr>
    </w:div>
    <w:div w:id="377629611">
      <w:bodyDiv w:val="1"/>
      <w:marLeft w:val="0"/>
      <w:marRight w:val="0"/>
      <w:marTop w:val="0"/>
      <w:marBottom w:val="0"/>
      <w:divBdr>
        <w:top w:val="none" w:sz="0" w:space="0" w:color="auto"/>
        <w:left w:val="none" w:sz="0" w:space="0" w:color="auto"/>
        <w:bottom w:val="none" w:sz="0" w:space="0" w:color="auto"/>
        <w:right w:val="none" w:sz="0" w:space="0" w:color="auto"/>
      </w:divBdr>
    </w:div>
    <w:div w:id="486287588">
      <w:bodyDiv w:val="1"/>
      <w:marLeft w:val="0"/>
      <w:marRight w:val="0"/>
      <w:marTop w:val="0"/>
      <w:marBottom w:val="0"/>
      <w:divBdr>
        <w:top w:val="none" w:sz="0" w:space="0" w:color="auto"/>
        <w:left w:val="none" w:sz="0" w:space="0" w:color="auto"/>
        <w:bottom w:val="none" w:sz="0" w:space="0" w:color="auto"/>
        <w:right w:val="none" w:sz="0" w:space="0" w:color="auto"/>
      </w:divBdr>
    </w:div>
    <w:div w:id="509098535">
      <w:bodyDiv w:val="1"/>
      <w:marLeft w:val="0"/>
      <w:marRight w:val="0"/>
      <w:marTop w:val="0"/>
      <w:marBottom w:val="0"/>
      <w:divBdr>
        <w:top w:val="none" w:sz="0" w:space="0" w:color="auto"/>
        <w:left w:val="none" w:sz="0" w:space="0" w:color="auto"/>
        <w:bottom w:val="none" w:sz="0" w:space="0" w:color="auto"/>
        <w:right w:val="none" w:sz="0" w:space="0" w:color="auto"/>
      </w:divBdr>
      <w:divsChild>
        <w:div w:id="1594783173">
          <w:marLeft w:val="0"/>
          <w:marRight w:val="0"/>
          <w:marTop w:val="0"/>
          <w:marBottom w:val="0"/>
          <w:divBdr>
            <w:top w:val="none" w:sz="0" w:space="0" w:color="auto"/>
            <w:left w:val="none" w:sz="0" w:space="0" w:color="auto"/>
            <w:bottom w:val="single" w:sz="6" w:space="6" w:color="F6F6F6"/>
            <w:right w:val="none" w:sz="0" w:space="0" w:color="auto"/>
          </w:divBdr>
          <w:divsChild>
            <w:div w:id="1409570434">
              <w:marLeft w:val="0"/>
              <w:marRight w:val="0"/>
              <w:marTop w:val="0"/>
              <w:marBottom w:val="0"/>
              <w:divBdr>
                <w:top w:val="none" w:sz="0" w:space="0" w:color="auto"/>
                <w:left w:val="none" w:sz="0" w:space="0" w:color="auto"/>
                <w:bottom w:val="none" w:sz="0" w:space="0" w:color="auto"/>
                <w:right w:val="none" w:sz="0" w:space="0" w:color="auto"/>
              </w:divBdr>
            </w:div>
          </w:divsChild>
        </w:div>
        <w:div w:id="1297375099">
          <w:marLeft w:val="0"/>
          <w:marRight w:val="0"/>
          <w:marTop w:val="0"/>
          <w:marBottom w:val="0"/>
          <w:divBdr>
            <w:top w:val="none" w:sz="0" w:space="0" w:color="auto"/>
            <w:left w:val="none" w:sz="0" w:space="0" w:color="auto"/>
            <w:bottom w:val="none" w:sz="0" w:space="0" w:color="auto"/>
            <w:right w:val="none" w:sz="0" w:space="0" w:color="auto"/>
          </w:divBdr>
          <w:divsChild>
            <w:div w:id="1290211074">
              <w:marLeft w:val="0"/>
              <w:marRight w:val="0"/>
              <w:marTop w:val="0"/>
              <w:marBottom w:val="0"/>
              <w:divBdr>
                <w:top w:val="none" w:sz="0" w:space="0" w:color="auto"/>
                <w:left w:val="none" w:sz="0" w:space="0" w:color="auto"/>
                <w:bottom w:val="none" w:sz="0" w:space="0" w:color="auto"/>
                <w:right w:val="none" w:sz="0" w:space="0" w:color="auto"/>
              </w:divBdr>
              <w:divsChild>
                <w:div w:id="106195028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66510039">
      <w:bodyDiv w:val="1"/>
      <w:marLeft w:val="0"/>
      <w:marRight w:val="0"/>
      <w:marTop w:val="0"/>
      <w:marBottom w:val="0"/>
      <w:divBdr>
        <w:top w:val="none" w:sz="0" w:space="0" w:color="auto"/>
        <w:left w:val="none" w:sz="0" w:space="0" w:color="auto"/>
        <w:bottom w:val="none" w:sz="0" w:space="0" w:color="auto"/>
        <w:right w:val="none" w:sz="0" w:space="0" w:color="auto"/>
      </w:divBdr>
    </w:div>
    <w:div w:id="776490402">
      <w:bodyDiv w:val="1"/>
      <w:marLeft w:val="0"/>
      <w:marRight w:val="0"/>
      <w:marTop w:val="0"/>
      <w:marBottom w:val="0"/>
      <w:divBdr>
        <w:top w:val="none" w:sz="0" w:space="0" w:color="auto"/>
        <w:left w:val="none" w:sz="0" w:space="0" w:color="auto"/>
        <w:bottom w:val="none" w:sz="0" w:space="0" w:color="auto"/>
        <w:right w:val="none" w:sz="0" w:space="0" w:color="auto"/>
      </w:divBdr>
    </w:div>
    <w:div w:id="783111134">
      <w:bodyDiv w:val="1"/>
      <w:marLeft w:val="0"/>
      <w:marRight w:val="0"/>
      <w:marTop w:val="0"/>
      <w:marBottom w:val="0"/>
      <w:divBdr>
        <w:top w:val="none" w:sz="0" w:space="0" w:color="auto"/>
        <w:left w:val="none" w:sz="0" w:space="0" w:color="auto"/>
        <w:bottom w:val="none" w:sz="0" w:space="0" w:color="auto"/>
        <w:right w:val="none" w:sz="0" w:space="0" w:color="auto"/>
      </w:divBdr>
    </w:div>
    <w:div w:id="797383058">
      <w:bodyDiv w:val="1"/>
      <w:marLeft w:val="0"/>
      <w:marRight w:val="0"/>
      <w:marTop w:val="0"/>
      <w:marBottom w:val="0"/>
      <w:divBdr>
        <w:top w:val="none" w:sz="0" w:space="0" w:color="auto"/>
        <w:left w:val="none" w:sz="0" w:space="0" w:color="auto"/>
        <w:bottom w:val="none" w:sz="0" w:space="0" w:color="auto"/>
        <w:right w:val="none" w:sz="0" w:space="0" w:color="auto"/>
      </w:divBdr>
    </w:div>
    <w:div w:id="801650469">
      <w:bodyDiv w:val="1"/>
      <w:marLeft w:val="0"/>
      <w:marRight w:val="0"/>
      <w:marTop w:val="0"/>
      <w:marBottom w:val="0"/>
      <w:divBdr>
        <w:top w:val="none" w:sz="0" w:space="0" w:color="auto"/>
        <w:left w:val="none" w:sz="0" w:space="0" w:color="auto"/>
        <w:bottom w:val="none" w:sz="0" w:space="0" w:color="auto"/>
        <w:right w:val="none" w:sz="0" w:space="0" w:color="auto"/>
      </w:divBdr>
    </w:div>
    <w:div w:id="805049074">
      <w:bodyDiv w:val="1"/>
      <w:marLeft w:val="0"/>
      <w:marRight w:val="0"/>
      <w:marTop w:val="0"/>
      <w:marBottom w:val="0"/>
      <w:divBdr>
        <w:top w:val="none" w:sz="0" w:space="0" w:color="auto"/>
        <w:left w:val="none" w:sz="0" w:space="0" w:color="auto"/>
        <w:bottom w:val="none" w:sz="0" w:space="0" w:color="auto"/>
        <w:right w:val="none" w:sz="0" w:space="0" w:color="auto"/>
      </w:divBdr>
    </w:div>
    <w:div w:id="859777482">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41651780">
      <w:bodyDiv w:val="1"/>
      <w:marLeft w:val="0"/>
      <w:marRight w:val="0"/>
      <w:marTop w:val="0"/>
      <w:marBottom w:val="0"/>
      <w:divBdr>
        <w:top w:val="none" w:sz="0" w:space="0" w:color="auto"/>
        <w:left w:val="none" w:sz="0" w:space="0" w:color="auto"/>
        <w:bottom w:val="none" w:sz="0" w:space="0" w:color="auto"/>
        <w:right w:val="none" w:sz="0" w:space="0" w:color="auto"/>
      </w:divBdr>
    </w:div>
    <w:div w:id="1183085627">
      <w:bodyDiv w:val="1"/>
      <w:marLeft w:val="0"/>
      <w:marRight w:val="0"/>
      <w:marTop w:val="0"/>
      <w:marBottom w:val="0"/>
      <w:divBdr>
        <w:top w:val="none" w:sz="0" w:space="0" w:color="auto"/>
        <w:left w:val="none" w:sz="0" w:space="0" w:color="auto"/>
        <w:bottom w:val="none" w:sz="0" w:space="0" w:color="auto"/>
        <w:right w:val="none" w:sz="0" w:space="0" w:color="auto"/>
      </w:divBdr>
    </w:div>
    <w:div w:id="1249194467">
      <w:bodyDiv w:val="1"/>
      <w:marLeft w:val="0"/>
      <w:marRight w:val="0"/>
      <w:marTop w:val="0"/>
      <w:marBottom w:val="0"/>
      <w:divBdr>
        <w:top w:val="none" w:sz="0" w:space="0" w:color="auto"/>
        <w:left w:val="none" w:sz="0" w:space="0" w:color="auto"/>
        <w:bottom w:val="none" w:sz="0" w:space="0" w:color="auto"/>
        <w:right w:val="none" w:sz="0" w:space="0" w:color="auto"/>
      </w:divBdr>
    </w:div>
    <w:div w:id="1255362908">
      <w:bodyDiv w:val="1"/>
      <w:marLeft w:val="0"/>
      <w:marRight w:val="0"/>
      <w:marTop w:val="0"/>
      <w:marBottom w:val="0"/>
      <w:divBdr>
        <w:top w:val="none" w:sz="0" w:space="0" w:color="auto"/>
        <w:left w:val="none" w:sz="0" w:space="0" w:color="auto"/>
        <w:bottom w:val="none" w:sz="0" w:space="0" w:color="auto"/>
        <w:right w:val="none" w:sz="0" w:space="0" w:color="auto"/>
      </w:divBdr>
    </w:div>
    <w:div w:id="1316421789">
      <w:bodyDiv w:val="1"/>
      <w:marLeft w:val="0"/>
      <w:marRight w:val="0"/>
      <w:marTop w:val="0"/>
      <w:marBottom w:val="0"/>
      <w:divBdr>
        <w:top w:val="none" w:sz="0" w:space="0" w:color="auto"/>
        <w:left w:val="none" w:sz="0" w:space="0" w:color="auto"/>
        <w:bottom w:val="none" w:sz="0" w:space="0" w:color="auto"/>
        <w:right w:val="none" w:sz="0" w:space="0" w:color="auto"/>
      </w:divBdr>
    </w:div>
    <w:div w:id="1386445964">
      <w:bodyDiv w:val="1"/>
      <w:marLeft w:val="0"/>
      <w:marRight w:val="0"/>
      <w:marTop w:val="0"/>
      <w:marBottom w:val="0"/>
      <w:divBdr>
        <w:top w:val="none" w:sz="0" w:space="0" w:color="auto"/>
        <w:left w:val="none" w:sz="0" w:space="0" w:color="auto"/>
        <w:bottom w:val="none" w:sz="0" w:space="0" w:color="auto"/>
        <w:right w:val="none" w:sz="0" w:space="0" w:color="auto"/>
      </w:divBdr>
    </w:div>
    <w:div w:id="1488401760">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01585505">
      <w:bodyDiv w:val="1"/>
      <w:marLeft w:val="0"/>
      <w:marRight w:val="0"/>
      <w:marTop w:val="0"/>
      <w:marBottom w:val="0"/>
      <w:divBdr>
        <w:top w:val="none" w:sz="0" w:space="0" w:color="auto"/>
        <w:left w:val="none" w:sz="0" w:space="0" w:color="auto"/>
        <w:bottom w:val="none" w:sz="0" w:space="0" w:color="auto"/>
        <w:right w:val="none" w:sz="0" w:space="0" w:color="auto"/>
      </w:divBdr>
    </w:div>
    <w:div w:id="1747721995">
      <w:bodyDiv w:val="1"/>
      <w:marLeft w:val="0"/>
      <w:marRight w:val="0"/>
      <w:marTop w:val="0"/>
      <w:marBottom w:val="0"/>
      <w:divBdr>
        <w:top w:val="none" w:sz="0" w:space="0" w:color="auto"/>
        <w:left w:val="none" w:sz="0" w:space="0" w:color="auto"/>
        <w:bottom w:val="none" w:sz="0" w:space="0" w:color="auto"/>
        <w:right w:val="none" w:sz="0" w:space="0" w:color="auto"/>
      </w:divBdr>
    </w:div>
    <w:div w:id="1752237536">
      <w:bodyDiv w:val="1"/>
      <w:marLeft w:val="0"/>
      <w:marRight w:val="0"/>
      <w:marTop w:val="0"/>
      <w:marBottom w:val="0"/>
      <w:divBdr>
        <w:top w:val="none" w:sz="0" w:space="0" w:color="auto"/>
        <w:left w:val="none" w:sz="0" w:space="0" w:color="auto"/>
        <w:bottom w:val="none" w:sz="0" w:space="0" w:color="auto"/>
        <w:right w:val="none" w:sz="0" w:space="0" w:color="auto"/>
      </w:divBdr>
      <w:divsChild>
        <w:div w:id="592250604">
          <w:marLeft w:val="0"/>
          <w:marRight w:val="0"/>
          <w:marTop w:val="0"/>
          <w:marBottom w:val="0"/>
          <w:divBdr>
            <w:top w:val="none" w:sz="0" w:space="0" w:color="auto"/>
            <w:left w:val="none" w:sz="0" w:space="0" w:color="auto"/>
            <w:bottom w:val="single" w:sz="6" w:space="6" w:color="F6F6F6"/>
            <w:right w:val="none" w:sz="0" w:space="0" w:color="auto"/>
          </w:divBdr>
          <w:divsChild>
            <w:div w:id="452748289">
              <w:marLeft w:val="0"/>
              <w:marRight w:val="0"/>
              <w:marTop w:val="0"/>
              <w:marBottom w:val="0"/>
              <w:divBdr>
                <w:top w:val="none" w:sz="0" w:space="0" w:color="auto"/>
                <w:left w:val="none" w:sz="0" w:space="0" w:color="auto"/>
                <w:bottom w:val="none" w:sz="0" w:space="0" w:color="auto"/>
                <w:right w:val="none" w:sz="0" w:space="0" w:color="auto"/>
              </w:divBdr>
            </w:div>
          </w:divsChild>
        </w:div>
        <w:div w:id="64189037">
          <w:marLeft w:val="0"/>
          <w:marRight w:val="0"/>
          <w:marTop w:val="0"/>
          <w:marBottom w:val="0"/>
          <w:divBdr>
            <w:top w:val="none" w:sz="0" w:space="0" w:color="auto"/>
            <w:left w:val="none" w:sz="0" w:space="0" w:color="auto"/>
            <w:bottom w:val="none" w:sz="0" w:space="0" w:color="auto"/>
            <w:right w:val="none" w:sz="0" w:space="0" w:color="auto"/>
          </w:divBdr>
          <w:divsChild>
            <w:div w:id="387188883">
              <w:marLeft w:val="0"/>
              <w:marRight w:val="0"/>
              <w:marTop w:val="0"/>
              <w:marBottom w:val="0"/>
              <w:divBdr>
                <w:top w:val="none" w:sz="0" w:space="0" w:color="auto"/>
                <w:left w:val="none" w:sz="0" w:space="0" w:color="auto"/>
                <w:bottom w:val="none" w:sz="0" w:space="0" w:color="auto"/>
                <w:right w:val="none" w:sz="0" w:space="0" w:color="auto"/>
              </w:divBdr>
              <w:divsChild>
                <w:div w:id="502357649">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875581461">
      <w:bodyDiv w:val="1"/>
      <w:marLeft w:val="0"/>
      <w:marRight w:val="0"/>
      <w:marTop w:val="0"/>
      <w:marBottom w:val="0"/>
      <w:divBdr>
        <w:top w:val="none" w:sz="0" w:space="0" w:color="auto"/>
        <w:left w:val="none" w:sz="0" w:space="0" w:color="auto"/>
        <w:bottom w:val="none" w:sz="0" w:space="0" w:color="auto"/>
        <w:right w:val="none" w:sz="0" w:space="0" w:color="auto"/>
      </w:divBdr>
    </w:div>
    <w:div w:id="19153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latzi.com/clases/1763-npm/25050-mac/nodejs.org"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snyk.io/" TargetMode="External"/><Relationship Id="rId7" Type="http://schemas.openxmlformats.org/officeDocument/2006/relationships/settings" Target="settings.xml"/><Relationship Id="rId12" Type="http://schemas.openxmlformats.org/officeDocument/2006/relationships/hyperlink" Target="https://www.npmjs.com/" TargetMode="External"/><Relationship Id="rId17" Type="http://schemas.openxmlformats.org/officeDocument/2006/relationships/hyperlink" Target="mailto:json-server@0.15.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correo@gmail.com"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63"/>
    <w:rsid w:val="001F4A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1ED0CA3D95646F0802E4C5BAF9DDCE9">
    <w:name w:val="B1ED0CA3D95646F0802E4C5BAF9DDCE9"/>
  </w:style>
  <w:style w:type="paragraph" w:customStyle="1" w:styleId="A0DD15A3DC254A87A009E396BFF049FB">
    <w:name w:val="A0DD15A3DC254A87A009E396BFF049FB"/>
  </w:style>
  <w:style w:type="paragraph" w:customStyle="1" w:styleId="ECC478DEC9A1464EB35FC876D11A9275">
    <w:name w:val="ECC478DEC9A1464EB35FC876D11A92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E2218E-FD86-4DD3-BBEF-031A5D935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854</TotalTime>
  <Pages>9</Pages>
  <Words>1673</Words>
  <Characters>9203</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11</cp:revision>
  <dcterms:created xsi:type="dcterms:W3CDTF">2020-09-22T16:09:00Z</dcterms:created>
  <dcterms:modified xsi:type="dcterms:W3CDTF">2020-09-23T06:23:00Z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